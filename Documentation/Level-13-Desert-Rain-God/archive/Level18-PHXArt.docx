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E7D" w:rsidRPr="00AD7203" w:rsidRDefault="007B2E7D" w:rsidP="007B2E7D">
      <w:pPr>
        <w:pStyle w:val="Heading1"/>
        <w:jc w:val="center"/>
        <w:rPr>
          <w:i/>
          <w:caps w:val="0"/>
          <w:sz w:val="44"/>
          <w:vertAlign w:val="subscript"/>
        </w:rPr>
      </w:pPr>
      <w:bookmarkStart w:id="0" w:name="_Toc164087687"/>
    </w:p>
    <w:p w:rsidR="007B2E7D" w:rsidRPr="007B2E7D" w:rsidRDefault="007B2E7D" w:rsidP="007B2E7D"/>
    <w:p w:rsidR="007B2E7D" w:rsidRDefault="007B2E7D" w:rsidP="007B2E7D">
      <w:pPr>
        <w:pStyle w:val="Heading1"/>
        <w:jc w:val="center"/>
        <w:rPr>
          <w:i/>
          <w:caps w:val="0"/>
          <w:sz w:val="44"/>
        </w:rPr>
      </w:pPr>
    </w:p>
    <w:p w:rsidR="007B2E7D" w:rsidRDefault="007B2E7D" w:rsidP="007B2E7D">
      <w:pPr>
        <w:pStyle w:val="Heading1"/>
        <w:jc w:val="center"/>
        <w:rPr>
          <w:i/>
          <w:caps w:val="0"/>
          <w:sz w:val="44"/>
        </w:rPr>
      </w:pPr>
    </w:p>
    <w:bookmarkEnd w:id="0"/>
    <w:p w:rsidR="008C42F8" w:rsidRDefault="008C42F8" w:rsidP="008C42F8">
      <w:pPr>
        <w:jc w:val="center"/>
        <w:rPr>
          <w:b/>
          <w:i/>
          <w:sz w:val="40"/>
          <w:szCs w:val="40"/>
        </w:rPr>
      </w:pPr>
      <w:r w:rsidRPr="00A26AAD">
        <w:rPr>
          <w:b/>
          <w:i/>
          <w:sz w:val="40"/>
          <w:szCs w:val="40"/>
        </w:rPr>
        <w:t xml:space="preserve">Twenty Objects: </w:t>
      </w:r>
      <w:r>
        <w:rPr>
          <w:b/>
          <w:i/>
          <w:sz w:val="40"/>
          <w:szCs w:val="40"/>
        </w:rPr>
        <w:t>The Phoenix Art Museum</w:t>
      </w:r>
    </w:p>
    <w:p w:rsidR="008C42F8" w:rsidRDefault="008C42F8" w:rsidP="008C42F8">
      <w:pPr>
        <w:jc w:val="center"/>
        <w:rPr>
          <w:b/>
          <w:i/>
          <w:sz w:val="40"/>
          <w:szCs w:val="40"/>
        </w:rPr>
      </w:pPr>
      <w:r w:rsidRPr="00A26AAD">
        <w:rPr>
          <w:b/>
          <w:i/>
          <w:sz w:val="40"/>
          <w:szCs w:val="40"/>
        </w:rPr>
        <w:t xml:space="preserve">North Wing </w:t>
      </w:r>
      <w:r>
        <w:rPr>
          <w:b/>
          <w:i/>
          <w:sz w:val="40"/>
          <w:szCs w:val="40"/>
        </w:rPr>
        <w:t>Collection Augmented Reality</w:t>
      </w:r>
    </w:p>
    <w:p w:rsidR="007B2E7D" w:rsidRDefault="00F63311" w:rsidP="007B2E7D">
      <w:pPr>
        <w:jc w:val="center"/>
        <w:rPr>
          <w:b/>
          <w:i/>
          <w:sz w:val="40"/>
          <w:szCs w:val="40"/>
        </w:rPr>
      </w:pPr>
      <w:r>
        <w:rPr>
          <w:b/>
          <w:i/>
          <w:sz w:val="40"/>
          <w:szCs w:val="40"/>
        </w:rPr>
        <w:t>: Desert Rain God</w:t>
      </w:r>
    </w:p>
    <w:p w:rsidR="00BC41E7" w:rsidRPr="008C42F8" w:rsidRDefault="00BC41E7" w:rsidP="007B2E7D">
      <w:pPr>
        <w:jc w:val="center"/>
        <w:rPr>
          <w:b/>
          <w:i/>
          <w:sz w:val="40"/>
          <w:szCs w:val="40"/>
        </w:rPr>
      </w:pPr>
    </w:p>
    <w:p w:rsidR="007B2E7D" w:rsidRDefault="003F1020" w:rsidP="007B2E7D">
      <w:pPr>
        <w:jc w:val="center"/>
        <w:rPr>
          <w:b/>
          <w:sz w:val="48"/>
        </w:rPr>
      </w:pPr>
      <w:r>
        <w:rPr>
          <w:b/>
          <w:sz w:val="48"/>
        </w:rPr>
        <w:t>Level</w:t>
      </w:r>
      <w:r w:rsidR="007B2E7D" w:rsidRPr="007B2E7D">
        <w:rPr>
          <w:b/>
          <w:sz w:val="48"/>
        </w:rPr>
        <w:t xml:space="preserve"> </w:t>
      </w:r>
      <w:r w:rsidR="004B72D9">
        <w:rPr>
          <w:b/>
          <w:sz w:val="48"/>
        </w:rPr>
        <w:t>Design</w:t>
      </w:r>
      <w:r w:rsidR="007B2E7D" w:rsidRPr="007B2E7D">
        <w:rPr>
          <w:b/>
          <w:sz w:val="48"/>
        </w:rPr>
        <w:t xml:space="preserve"> Document</w:t>
      </w:r>
    </w:p>
    <w:p w:rsidR="009F28C1" w:rsidRPr="007B2E7D" w:rsidRDefault="009F28C1" w:rsidP="007B2E7D">
      <w:pPr>
        <w:jc w:val="center"/>
        <w:rPr>
          <w:b/>
          <w:sz w:val="48"/>
        </w:rP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3F1020"/>
    <w:p w:rsidR="007B2E7D" w:rsidRDefault="007B2E7D" w:rsidP="007B2E7D">
      <w:pPr>
        <w:jc w:val="center"/>
      </w:pPr>
    </w:p>
    <w:p w:rsidR="007B2E7D" w:rsidRDefault="007B2E7D" w:rsidP="007B2E7D">
      <w:pPr>
        <w:jc w:val="center"/>
      </w:pPr>
    </w:p>
    <w:p w:rsidR="00083EC1" w:rsidRDefault="00083EC1" w:rsidP="007B2E7D">
      <w:pPr>
        <w:jc w:val="center"/>
      </w:pPr>
    </w:p>
    <w:p w:rsidR="00083EC1" w:rsidRDefault="00083EC1" w:rsidP="007B2E7D">
      <w:pPr>
        <w:jc w:val="center"/>
      </w:pPr>
    </w:p>
    <w:p w:rsidR="00083EC1" w:rsidRDefault="00083EC1" w:rsidP="007B2E7D">
      <w:pPr>
        <w:jc w:val="center"/>
      </w:pPr>
    </w:p>
    <w:p w:rsidR="00083EC1" w:rsidRDefault="00083EC1" w:rsidP="007B2E7D">
      <w:pPr>
        <w:jc w:val="center"/>
      </w:pPr>
    </w:p>
    <w:p w:rsidR="00083EC1" w:rsidRDefault="00083EC1" w:rsidP="007B2E7D">
      <w:pPr>
        <w:jc w:val="center"/>
      </w:pPr>
    </w:p>
    <w:p w:rsidR="00083EC1" w:rsidRDefault="00083EC1" w:rsidP="007B2E7D">
      <w:pPr>
        <w:jc w:val="center"/>
      </w:pPr>
    </w:p>
    <w:p w:rsidR="00083EC1" w:rsidRDefault="00083EC1" w:rsidP="007B2E7D">
      <w:pPr>
        <w:jc w:val="center"/>
      </w:pPr>
    </w:p>
    <w:p w:rsidR="00083EC1" w:rsidRDefault="00083EC1"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FB69BD" w:rsidRPr="00E146A5" w:rsidRDefault="006D6C10" w:rsidP="00FB69BD">
      <w:r>
        <w:t>Written by: Melissa Bridges</w:t>
      </w:r>
    </w:p>
    <w:p w:rsidR="00FB69BD" w:rsidRPr="00E146A5" w:rsidRDefault="00FB69BD" w:rsidP="00FB69BD">
      <w:r w:rsidRPr="00E146A5">
        <w:t>Version: 01.</w:t>
      </w:r>
      <w:r>
        <w:t>0</w:t>
      </w:r>
      <w:r w:rsidR="00CD2A82">
        <w:t>0</w:t>
      </w:r>
    </w:p>
    <w:p w:rsidR="00FB69BD" w:rsidRDefault="00FB69BD" w:rsidP="00FB69BD">
      <w:r w:rsidRPr="00E146A5">
        <w:t xml:space="preserve">Date: </w:t>
      </w:r>
      <w:r w:rsidR="006D6C10">
        <w:t>09-27-18</w:t>
      </w:r>
    </w:p>
    <w:p w:rsidR="00FB69BD" w:rsidRDefault="00FB69BD" w:rsidP="00FB69BD"/>
    <w:p w:rsidR="00FB69BD" w:rsidRPr="00E146A5" w:rsidRDefault="00FB69BD" w:rsidP="00FB69BD"/>
    <w:p w:rsidR="00FB69BD" w:rsidRDefault="00FB69BD" w:rsidP="00FB69BD">
      <w:pPr>
        <w:pStyle w:val="Header"/>
        <w:rPr>
          <w:rFonts w:ascii="Cambria" w:hAnsi="Cambria"/>
          <w:noProof/>
          <w:color w:val="4F81BD"/>
          <w:sz w:val="24"/>
        </w:rPr>
      </w:pPr>
    </w:p>
    <w:tbl>
      <w:tblPr>
        <w:tblW w:w="9195" w:type="dxa"/>
        <w:tblLook w:val="04A0" w:firstRow="1" w:lastRow="0" w:firstColumn="1" w:lastColumn="0" w:noHBand="0" w:noVBand="1"/>
      </w:tblPr>
      <w:tblGrid>
        <w:gridCol w:w="4173"/>
        <w:gridCol w:w="5022"/>
      </w:tblGrid>
      <w:tr w:rsidR="00FB69BD" w:rsidTr="008C070E">
        <w:trPr>
          <w:trHeight w:val="757"/>
        </w:trPr>
        <w:tc>
          <w:tcPr>
            <w:tcW w:w="4173" w:type="dxa"/>
            <w:shd w:val="clear" w:color="auto" w:fill="auto"/>
            <w:vAlign w:val="bottom"/>
          </w:tcPr>
          <w:p w:rsidR="00FB69BD" w:rsidRPr="00142487" w:rsidRDefault="00912CC0" w:rsidP="008C070E">
            <w:pPr>
              <w:pStyle w:val="Header"/>
              <w:rPr>
                <w:rFonts w:ascii="Calibri" w:eastAsia="Calibri" w:hAnsi="Calibri"/>
                <w:noProof/>
                <w:szCs w:val="22"/>
              </w:rPr>
            </w:pPr>
            <w:r w:rsidRPr="00142487">
              <w:rPr>
                <w:rFonts w:ascii="Calibri" w:eastAsia="Calibri" w:hAnsi="Calibri"/>
                <w:noProof/>
                <w:szCs w:val="22"/>
              </w:rPr>
              <w:drawing>
                <wp:inline distT="0" distB="0" distL="0" distR="0">
                  <wp:extent cx="1511300" cy="1778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l="37395" t="17664" r="37180" b="77208"/>
                          <a:stretch>
                            <a:fillRect/>
                          </a:stretch>
                        </pic:blipFill>
                        <pic:spPr bwMode="auto">
                          <a:xfrm>
                            <a:off x="0" y="0"/>
                            <a:ext cx="1511300" cy="177800"/>
                          </a:xfrm>
                          <a:prstGeom prst="rect">
                            <a:avLst/>
                          </a:prstGeom>
                          <a:noFill/>
                          <a:ln>
                            <a:noFill/>
                          </a:ln>
                        </pic:spPr>
                      </pic:pic>
                    </a:graphicData>
                  </a:graphic>
                </wp:inline>
              </w:drawing>
            </w:r>
          </w:p>
          <w:p w:rsidR="00FB69BD" w:rsidRPr="00142487" w:rsidRDefault="00FB69BD" w:rsidP="008C070E">
            <w:pPr>
              <w:pStyle w:val="Header"/>
              <w:rPr>
                <w:rFonts w:ascii="Calibri" w:eastAsia="Calibri" w:hAnsi="Calibri"/>
                <w:noProof/>
                <w:szCs w:val="22"/>
              </w:rPr>
            </w:pPr>
            <w:r w:rsidRPr="00142487">
              <w:rPr>
                <w:rFonts w:ascii="Calibri" w:eastAsia="Calibri" w:hAnsi="Calibri"/>
                <w:noProof/>
                <w:szCs w:val="22"/>
              </w:rPr>
              <w:t>phxart.org</w:t>
            </w:r>
          </w:p>
        </w:tc>
        <w:tc>
          <w:tcPr>
            <w:tcW w:w="5022" w:type="dxa"/>
            <w:shd w:val="clear" w:color="auto" w:fill="auto"/>
            <w:vAlign w:val="bottom"/>
          </w:tcPr>
          <w:p w:rsidR="00FB69BD" w:rsidRPr="00142487" w:rsidRDefault="00FB69BD" w:rsidP="008C070E">
            <w:pPr>
              <w:pStyle w:val="Header"/>
              <w:jc w:val="right"/>
              <w:rPr>
                <w:rFonts w:ascii="Garamond" w:eastAsia="Calibri" w:hAnsi="Garamond"/>
                <w:b/>
                <w:noProof/>
                <w:szCs w:val="22"/>
              </w:rPr>
            </w:pPr>
          </w:p>
          <w:p w:rsidR="00FB69BD" w:rsidRPr="00142487" w:rsidRDefault="00FB69BD" w:rsidP="008C070E">
            <w:pPr>
              <w:pStyle w:val="Header"/>
              <w:jc w:val="right"/>
              <w:rPr>
                <w:rFonts w:ascii="Calibri" w:eastAsia="Calibri" w:hAnsi="Calibri"/>
                <w:noProof/>
                <w:szCs w:val="22"/>
              </w:rPr>
            </w:pPr>
          </w:p>
        </w:tc>
      </w:tr>
    </w:tbl>
    <w:p w:rsidR="00FB69BD" w:rsidRDefault="00FB69BD" w:rsidP="00FB69BD"/>
    <w:p w:rsidR="00FB69BD" w:rsidRPr="007B2E7D" w:rsidRDefault="00FB69BD" w:rsidP="00FB69BD">
      <w:pPr>
        <w:jc w:val="center"/>
        <w:rPr>
          <w:sz w:val="20"/>
        </w:rPr>
      </w:pPr>
      <w:r w:rsidRPr="007B2E7D">
        <w:rPr>
          <w:sz w:val="20"/>
        </w:rPr>
        <w:t xml:space="preserve">Copyright </w:t>
      </w:r>
      <w:r>
        <w:rPr>
          <w:sz w:val="20"/>
        </w:rPr>
        <w:t>2018</w:t>
      </w:r>
      <w:r>
        <w:rPr>
          <w:i/>
          <w:sz w:val="20"/>
        </w:rPr>
        <w:t xml:space="preserve"> Phoenix Art Museum</w:t>
      </w:r>
      <w:r w:rsidR="00C07A73">
        <w:rPr>
          <w:i/>
          <w:sz w:val="20"/>
        </w:rPr>
        <w:t xml:space="preserve">. </w:t>
      </w:r>
      <w:r w:rsidRPr="007B2E7D">
        <w:rPr>
          <w:sz w:val="20"/>
        </w:rPr>
        <w:t>All Rights Reserved.</w:t>
      </w:r>
    </w:p>
    <w:p w:rsidR="00FB69BD" w:rsidRPr="007B2E7D" w:rsidRDefault="00FB69BD" w:rsidP="00FB69BD">
      <w:pPr>
        <w:jc w:val="center"/>
        <w:rPr>
          <w:sz w:val="20"/>
        </w:rPr>
      </w:pPr>
      <w:r w:rsidRPr="007B2E7D">
        <w:rPr>
          <w:sz w:val="20"/>
        </w:rPr>
        <w:t>Do not Duplicate or Distribute without the express permission of the copyright holder.</w:t>
      </w:r>
    </w:p>
    <w:p w:rsidR="00FB69BD" w:rsidRPr="007B2E7D" w:rsidRDefault="00FB69BD" w:rsidP="00FB69BD">
      <w:pPr>
        <w:jc w:val="center"/>
        <w:rPr>
          <w:sz w:val="20"/>
        </w:rPr>
      </w:pPr>
      <w:r w:rsidRPr="007B2E7D">
        <w:rPr>
          <w:sz w:val="20"/>
        </w:rPr>
        <w:t>This document is considered to be CONFIDENTIAL and PRIVATE.</w:t>
      </w:r>
    </w:p>
    <w:p w:rsidR="007B2E7D" w:rsidRDefault="00FB69BD" w:rsidP="00FB69BD">
      <w:pPr>
        <w:pStyle w:val="Heading1"/>
        <w:jc w:val="left"/>
      </w:pPr>
      <w:r>
        <w:br w:type="page"/>
      </w:r>
      <w:bookmarkStart w:id="1" w:name="_Toc525820795"/>
      <w:r w:rsidR="007B2E7D">
        <w:lastRenderedPageBreak/>
        <w:t>TABLE OF CONTENTS</w:t>
      </w:r>
      <w:bookmarkEnd w:id="1"/>
    </w:p>
    <w:p w:rsidR="00586C89" w:rsidRDefault="007B2E7D">
      <w:pPr>
        <w:pStyle w:val="TOC1"/>
        <w:tabs>
          <w:tab w:val="right" w:leader="dot" w:pos="8630"/>
        </w:tabs>
        <w:rPr>
          <w:rFonts w:asciiTheme="minorHAnsi" w:eastAsiaTheme="minorEastAsia" w:hAnsiTheme="minorHAnsi" w:cstheme="minorBidi"/>
          <w:b w:val="0"/>
          <w:bCs w:val="0"/>
          <w:caps w:val="0"/>
          <w:noProof/>
          <w:sz w:val="22"/>
          <w:szCs w:val="22"/>
        </w:rPr>
      </w:pPr>
      <w:r w:rsidRPr="007B2E7D">
        <w:rPr>
          <w:b w:val="0"/>
        </w:rPr>
        <w:fldChar w:fldCharType="begin"/>
      </w:r>
      <w:r w:rsidRPr="007B2E7D">
        <w:rPr>
          <w:b w:val="0"/>
        </w:rPr>
        <w:instrText xml:space="preserve"> TOC \o "1-3" \h \z \u </w:instrText>
      </w:r>
      <w:r w:rsidRPr="007B2E7D">
        <w:rPr>
          <w:b w:val="0"/>
        </w:rPr>
        <w:fldChar w:fldCharType="separate"/>
      </w:r>
      <w:hyperlink w:anchor="_Toc525820795" w:history="1">
        <w:r w:rsidR="00586C89" w:rsidRPr="00365909">
          <w:rPr>
            <w:rStyle w:val="Hyperlink"/>
            <w:noProof/>
          </w:rPr>
          <w:t>TABLE OF CONTENTS</w:t>
        </w:r>
        <w:r w:rsidR="00586C89">
          <w:rPr>
            <w:noProof/>
            <w:webHidden/>
          </w:rPr>
          <w:tab/>
        </w:r>
        <w:r w:rsidR="00586C89">
          <w:rPr>
            <w:noProof/>
            <w:webHidden/>
          </w:rPr>
          <w:fldChar w:fldCharType="begin"/>
        </w:r>
        <w:r w:rsidR="00586C89">
          <w:rPr>
            <w:noProof/>
            <w:webHidden/>
          </w:rPr>
          <w:instrText xml:space="preserve"> PAGEREF _Toc525820795 \h </w:instrText>
        </w:r>
        <w:r w:rsidR="00586C89">
          <w:rPr>
            <w:noProof/>
            <w:webHidden/>
          </w:rPr>
        </w:r>
        <w:r w:rsidR="00586C89">
          <w:rPr>
            <w:noProof/>
            <w:webHidden/>
          </w:rPr>
          <w:fldChar w:fldCharType="separate"/>
        </w:r>
        <w:r w:rsidR="00586C89">
          <w:rPr>
            <w:noProof/>
            <w:webHidden/>
          </w:rPr>
          <w:t>2</w:t>
        </w:r>
        <w:r w:rsidR="00586C89">
          <w:rPr>
            <w:noProof/>
            <w:webHidden/>
          </w:rPr>
          <w:fldChar w:fldCharType="end"/>
        </w:r>
      </w:hyperlink>
    </w:p>
    <w:p w:rsidR="00586C89" w:rsidRDefault="00587B42">
      <w:pPr>
        <w:pStyle w:val="TOC1"/>
        <w:tabs>
          <w:tab w:val="right" w:leader="dot" w:pos="8630"/>
        </w:tabs>
        <w:rPr>
          <w:rFonts w:asciiTheme="minorHAnsi" w:eastAsiaTheme="minorEastAsia" w:hAnsiTheme="minorHAnsi" w:cstheme="minorBidi"/>
          <w:b w:val="0"/>
          <w:bCs w:val="0"/>
          <w:caps w:val="0"/>
          <w:noProof/>
          <w:sz w:val="22"/>
          <w:szCs w:val="22"/>
        </w:rPr>
      </w:pPr>
      <w:hyperlink w:anchor="_Toc525820796" w:history="1">
        <w:r w:rsidR="00586C89" w:rsidRPr="00365909">
          <w:rPr>
            <w:rStyle w:val="Hyperlink"/>
            <w:noProof/>
          </w:rPr>
          <w:t>VERSION HISTORY</w:t>
        </w:r>
        <w:r w:rsidR="00586C89">
          <w:rPr>
            <w:noProof/>
            <w:webHidden/>
          </w:rPr>
          <w:tab/>
        </w:r>
        <w:r w:rsidR="00586C89">
          <w:rPr>
            <w:noProof/>
            <w:webHidden/>
          </w:rPr>
          <w:fldChar w:fldCharType="begin"/>
        </w:r>
        <w:r w:rsidR="00586C89">
          <w:rPr>
            <w:noProof/>
            <w:webHidden/>
          </w:rPr>
          <w:instrText xml:space="preserve"> PAGEREF _Toc525820796 \h </w:instrText>
        </w:r>
        <w:r w:rsidR="00586C89">
          <w:rPr>
            <w:noProof/>
            <w:webHidden/>
          </w:rPr>
        </w:r>
        <w:r w:rsidR="00586C89">
          <w:rPr>
            <w:noProof/>
            <w:webHidden/>
          </w:rPr>
          <w:fldChar w:fldCharType="separate"/>
        </w:r>
        <w:r w:rsidR="00586C89">
          <w:rPr>
            <w:noProof/>
            <w:webHidden/>
          </w:rPr>
          <w:t>3</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797" w:history="1">
        <w:r w:rsidR="00586C89" w:rsidRPr="00365909">
          <w:rPr>
            <w:rStyle w:val="Hyperlink"/>
            <w:noProof/>
          </w:rPr>
          <w:t>01.00.00</w:t>
        </w:r>
        <w:r w:rsidR="00586C89">
          <w:rPr>
            <w:noProof/>
            <w:webHidden/>
          </w:rPr>
          <w:tab/>
        </w:r>
        <w:r w:rsidR="00586C89">
          <w:rPr>
            <w:noProof/>
            <w:webHidden/>
          </w:rPr>
          <w:fldChar w:fldCharType="begin"/>
        </w:r>
        <w:r w:rsidR="00586C89">
          <w:rPr>
            <w:noProof/>
            <w:webHidden/>
          </w:rPr>
          <w:instrText xml:space="preserve"> PAGEREF _Toc525820797 \h </w:instrText>
        </w:r>
        <w:r w:rsidR="00586C89">
          <w:rPr>
            <w:noProof/>
            <w:webHidden/>
          </w:rPr>
        </w:r>
        <w:r w:rsidR="00586C89">
          <w:rPr>
            <w:noProof/>
            <w:webHidden/>
          </w:rPr>
          <w:fldChar w:fldCharType="separate"/>
        </w:r>
        <w:r w:rsidR="00586C89">
          <w:rPr>
            <w:noProof/>
            <w:webHidden/>
          </w:rPr>
          <w:t>3</w:t>
        </w:r>
        <w:r w:rsidR="00586C89">
          <w:rPr>
            <w:noProof/>
            <w:webHidden/>
          </w:rPr>
          <w:fldChar w:fldCharType="end"/>
        </w:r>
      </w:hyperlink>
    </w:p>
    <w:p w:rsidR="00586C89" w:rsidRDefault="00587B42">
      <w:pPr>
        <w:pStyle w:val="TOC1"/>
        <w:tabs>
          <w:tab w:val="right" w:leader="dot" w:pos="8630"/>
        </w:tabs>
        <w:rPr>
          <w:rFonts w:asciiTheme="minorHAnsi" w:eastAsiaTheme="minorEastAsia" w:hAnsiTheme="minorHAnsi" w:cstheme="minorBidi"/>
          <w:b w:val="0"/>
          <w:bCs w:val="0"/>
          <w:caps w:val="0"/>
          <w:noProof/>
          <w:sz w:val="22"/>
          <w:szCs w:val="22"/>
        </w:rPr>
      </w:pPr>
      <w:hyperlink w:anchor="_Toc525820798" w:history="1">
        <w:r w:rsidR="00586C89" w:rsidRPr="00365909">
          <w:rPr>
            <w:rStyle w:val="Hyperlink"/>
            <w:noProof/>
          </w:rPr>
          <w:t>Introduction</w:t>
        </w:r>
        <w:r w:rsidR="00586C89">
          <w:rPr>
            <w:noProof/>
            <w:webHidden/>
          </w:rPr>
          <w:tab/>
        </w:r>
        <w:r w:rsidR="00586C89">
          <w:rPr>
            <w:noProof/>
            <w:webHidden/>
          </w:rPr>
          <w:fldChar w:fldCharType="begin"/>
        </w:r>
        <w:r w:rsidR="00586C89">
          <w:rPr>
            <w:noProof/>
            <w:webHidden/>
          </w:rPr>
          <w:instrText xml:space="preserve"> PAGEREF _Toc525820798 \h </w:instrText>
        </w:r>
        <w:r w:rsidR="00586C89">
          <w:rPr>
            <w:noProof/>
            <w:webHidden/>
          </w:rPr>
        </w:r>
        <w:r w:rsidR="00586C89">
          <w:rPr>
            <w:noProof/>
            <w:webHidden/>
          </w:rPr>
          <w:fldChar w:fldCharType="separate"/>
        </w:r>
        <w:r w:rsidR="00586C89">
          <w:rPr>
            <w:noProof/>
            <w:webHidden/>
          </w:rPr>
          <w:t>4</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799" w:history="1">
        <w:r w:rsidR="00586C89" w:rsidRPr="00365909">
          <w:rPr>
            <w:rStyle w:val="Hyperlink"/>
            <w:noProof/>
          </w:rPr>
          <w:t>WORLD DIAGRAM</w:t>
        </w:r>
        <w:r w:rsidR="00586C89">
          <w:rPr>
            <w:noProof/>
            <w:webHidden/>
          </w:rPr>
          <w:tab/>
        </w:r>
        <w:r w:rsidR="00586C89">
          <w:rPr>
            <w:noProof/>
            <w:webHidden/>
          </w:rPr>
          <w:fldChar w:fldCharType="begin"/>
        </w:r>
        <w:r w:rsidR="00586C89">
          <w:rPr>
            <w:noProof/>
            <w:webHidden/>
          </w:rPr>
          <w:instrText xml:space="preserve"> PAGEREF _Toc525820799 \h </w:instrText>
        </w:r>
        <w:r w:rsidR="00586C89">
          <w:rPr>
            <w:noProof/>
            <w:webHidden/>
          </w:rPr>
        </w:r>
        <w:r w:rsidR="00586C89">
          <w:rPr>
            <w:noProof/>
            <w:webHidden/>
          </w:rPr>
          <w:fldChar w:fldCharType="separate"/>
        </w:r>
        <w:r w:rsidR="00586C89">
          <w:rPr>
            <w:noProof/>
            <w:webHidden/>
          </w:rPr>
          <w:t>4</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00" w:history="1">
        <w:r w:rsidR="00586C89" w:rsidRPr="00365909">
          <w:rPr>
            <w:rStyle w:val="Hyperlink"/>
            <w:noProof/>
            <w:highlight w:val="yellow"/>
          </w:rPr>
          <w:t>OVERVIEW OF LEVEL DESIGN (Desert Rain God)</w:t>
        </w:r>
        <w:r w:rsidR="00586C89">
          <w:rPr>
            <w:noProof/>
            <w:webHidden/>
          </w:rPr>
          <w:tab/>
        </w:r>
        <w:r w:rsidR="00586C89">
          <w:rPr>
            <w:noProof/>
            <w:webHidden/>
          </w:rPr>
          <w:fldChar w:fldCharType="begin"/>
        </w:r>
        <w:r w:rsidR="00586C89">
          <w:rPr>
            <w:noProof/>
            <w:webHidden/>
          </w:rPr>
          <w:instrText xml:space="preserve"> PAGEREF _Toc525820800 \h </w:instrText>
        </w:r>
        <w:r w:rsidR="00586C89">
          <w:rPr>
            <w:noProof/>
            <w:webHidden/>
          </w:rPr>
        </w:r>
        <w:r w:rsidR="00586C89">
          <w:rPr>
            <w:noProof/>
            <w:webHidden/>
          </w:rPr>
          <w:fldChar w:fldCharType="separate"/>
        </w:r>
        <w:r w:rsidR="00586C89">
          <w:rPr>
            <w:noProof/>
            <w:webHidden/>
          </w:rPr>
          <w:t>4</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01" w:history="1">
        <w:r w:rsidR="00586C89" w:rsidRPr="00365909">
          <w:rPr>
            <w:rStyle w:val="Hyperlink"/>
            <w:noProof/>
            <w:highlight w:val="yellow"/>
          </w:rPr>
          <w:t>LEVEL DESIGN DIAGRAM</w:t>
        </w:r>
        <w:r w:rsidR="00586C89">
          <w:rPr>
            <w:noProof/>
            <w:webHidden/>
          </w:rPr>
          <w:tab/>
        </w:r>
        <w:r w:rsidR="00586C89">
          <w:rPr>
            <w:noProof/>
            <w:webHidden/>
          </w:rPr>
          <w:fldChar w:fldCharType="begin"/>
        </w:r>
        <w:r w:rsidR="00586C89">
          <w:rPr>
            <w:noProof/>
            <w:webHidden/>
          </w:rPr>
          <w:instrText xml:space="preserve"> PAGEREF _Toc525820801 \h </w:instrText>
        </w:r>
        <w:r w:rsidR="00586C89">
          <w:rPr>
            <w:noProof/>
            <w:webHidden/>
          </w:rPr>
        </w:r>
        <w:r w:rsidR="00586C89">
          <w:rPr>
            <w:noProof/>
            <w:webHidden/>
          </w:rPr>
          <w:fldChar w:fldCharType="separate"/>
        </w:r>
        <w:r w:rsidR="00586C89">
          <w:rPr>
            <w:noProof/>
            <w:webHidden/>
          </w:rPr>
          <w:t>5</w:t>
        </w:r>
        <w:r w:rsidR="00586C89">
          <w:rPr>
            <w:noProof/>
            <w:webHidden/>
          </w:rPr>
          <w:fldChar w:fldCharType="end"/>
        </w:r>
      </w:hyperlink>
    </w:p>
    <w:p w:rsidR="00586C89" w:rsidRDefault="00587B42">
      <w:pPr>
        <w:pStyle w:val="TOC1"/>
        <w:tabs>
          <w:tab w:val="right" w:leader="dot" w:pos="8630"/>
        </w:tabs>
        <w:rPr>
          <w:rFonts w:asciiTheme="minorHAnsi" w:eastAsiaTheme="minorEastAsia" w:hAnsiTheme="minorHAnsi" w:cstheme="minorBidi"/>
          <w:b w:val="0"/>
          <w:bCs w:val="0"/>
          <w:caps w:val="0"/>
          <w:noProof/>
          <w:sz w:val="22"/>
          <w:szCs w:val="22"/>
        </w:rPr>
      </w:pPr>
      <w:hyperlink w:anchor="_Toc525820802" w:history="1">
        <w:r w:rsidR="00586C89" w:rsidRPr="00365909">
          <w:rPr>
            <w:rStyle w:val="Hyperlink"/>
            <w:noProof/>
          </w:rPr>
          <w:t>ACCESSIBLITY &amp; Use</w:t>
        </w:r>
        <w:r w:rsidR="00586C89">
          <w:rPr>
            <w:noProof/>
            <w:webHidden/>
          </w:rPr>
          <w:tab/>
        </w:r>
        <w:r w:rsidR="00586C89">
          <w:rPr>
            <w:noProof/>
            <w:webHidden/>
          </w:rPr>
          <w:fldChar w:fldCharType="begin"/>
        </w:r>
        <w:r w:rsidR="00586C89">
          <w:rPr>
            <w:noProof/>
            <w:webHidden/>
          </w:rPr>
          <w:instrText xml:space="preserve"> PAGEREF _Toc525820802 \h </w:instrText>
        </w:r>
        <w:r w:rsidR="00586C89">
          <w:rPr>
            <w:noProof/>
            <w:webHidden/>
          </w:rPr>
        </w:r>
        <w:r w:rsidR="00586C89">
          <w:rPr>
            <w:noProof/>
            <w:webHidden/>
          </w:rPr>
          <w:fldChar w:fldCharType="separate"/>
        </w:r>
        <w:r w:rsidR="00586C89">
          <w:rPr>
            <w:noProof/>
            <w:webHidden/>
          </w:rPr>
          <w:t>5</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03" w:history="1">
        <w:r w:rsidR="00586C89" w:rsidRPr="00365909">
          <w:rPr>
            <w:rStyle w:val="Hyperlink"/>
            <w:noProof/>
            <w:highlight w:val="yellow"/>
          </w:rPr>
          <w:t>INCLUSION</w:t>
        </w:r>
        <w:r w:rsidR="00586C89">
          <w:rPr>
            <w:noProof/>
            <w:webHidden/>
          </w:rPr>
          <w:tab/>
        </w:r>
        <w:r w:rsidR="00586C89">
          <w:rPr>
            <w:noProof/>
            <w:webHidden/>
          </w:rPr>
          <w:fldChar w:fldCharType="begin"/>
        </w:r>
        <w:r w:rsidR="00586C89">
          <w:rPr>
            <w:noProof/>
            <w:webHidden/>
          </w:rPr>
          <w:instrText xml:space="preserve"> PAGEREF _Toc525820803 \h </w:instrText>
        </w:r>
        <w:r w:rsidR="00586C89">
          <w:rPr>
            <w:noProof/>
            <w:webHidden/>
          </w:rPr>
        </w:r>
        <w:r w:rsidR="00586C89">
          <w:rPr>
            <w:noProof/>
            <w:webHidden/>
          </w:rPr>
          <w:fldChar w:fldCharType="separate"/>
        </w:r>
        <w:r w:rsidR="00586C89">
          <w:rPr>
            <w:noProof/>
            <w:webHidden/>
          </w:rPr>
          <w:t>5</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04" w:history="1">
        <w:r w:rsidR="00586C89" w:rsidRPr="00365909">
          <w:rPr>
            <w:rStyle w:val="Hyperlink"/>
            <w:noProof/>
          </w:rPr>
          <w:t>GAME REQUIREMENTS</w:t>
        </w:r>
        <w:r w:rsidR="00586C89">
          <w:rPr>
            <w:noProof/>
            <w:webHidden/>
          </w:rPr>
          <w:tab/>
        </w:r>
        <w:r w:rsidR="00586C89">
          <w:rPr>
            <w:noProof/>
            <w:webHidden/>
          </w:rPr>
          <w:fldChar w:fldCharType="begin"/>
        </w:r>
        <w:r w:rsidR="00586C89">
          <w:rPr>
            <w:noProof/>
            <w:webHidden/>
          </w:rPr>
          <w:instrText xml:space="preserve"> PAGEREF _Toc525820804 \h </w:instrText>
        </w:r>
        <w:r w:rsidR="00586C89">
          <w:rPr>
            <w:noProof/>
            <w:webHidden/>
          </w:rPr>
        </w:r>
        <w:r w:rsidR="00586C89">
          <w:rPr>
            <w:noProof/>
            <w:webHidden/>
          </w:rPr>
          <w:fldChar w:fldCharType="separate"/>
        </w:r>
        <w:r w:rsidR="00586C89">
          <w:rPr>
            <w:noProof/>
            <w:webHidden/>
          </w:rPr>
          <w:t>5</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05" w:history="1">
        <w:r w:rsidR="00586C89" w:rsidRPr="00365909">
          <w:rPr>
            <w:rStyle w:val="Hyperlink"/>
            <w:noProof/>
          </w:rPr>
          <w:t>USER CHARACTERISTICS</w:t>
        </w:r>
        <w:r w:rsidR="00586C89">
          <w:rPr>
            <w:noProof/>
            <w:webHidden/>
          </w:rPr>
          <w:tab/>
        </w:r>
        <w:r w:rsidR="00586C89">
          <w:rPr>
            <w:noProof/>
            <w:webHidden/>
          </w:rPr>
          <w:fldChar w:fldCharType="begin"/>
        </w:r>
        <w:r w:rsidR="00586C89">
          <w:rPr>
            <w:noProof/>
            <w:webHidden/>
          </w:rPr>
          <w:instrText xml:space="preserve"> PAGEREF _Toc525820805 \h </w:instrText>
        </w:r>
        <w:r w:rsidR="00586C89">
          <w:rPr>
            <w:noProof/>
            <w:webHidden/>
          </w:rPr>
        </w:r>
        <w:r w:rsidR="00586C89">
          <w:rPr>
            <w:noProof/>
            <w:webHidden/>
          </w:rPr>
          <w:fldChar w:fldCharType="separate"/>
        </w:r>
        <w:r w:rsidR="00586C89">
          <w:rPr>
            <w:noProof/>
            <w:webHidden/>
          </w:rPr>
          <w:t>6</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06" w:history="1">
        <w:r w:rsidR="00586C89" w:rsidRPr="00365909">
          <w:rPr>
            <w:rStyle w:val="Hyperlink"/>
            <w:noProof/>
          </w:rPr>
          <w:t>USER OBJECTIVES</w:t>
        </w:r>
        <w:r w:rsidR="00586C89">
          <w:rPr>
            <w:noProof/>
            <w:webHidden/>
          </w:rPr>
          <w:tab/>
        </w:r>
        <w:r w:rsidR="00586C89">
          <w:rPr>
            <w:noProof/>
            <w:webHidden/>
          </w:rPr>
          <w:fldChar w:fldCharType="begin"/>
        </w:r>
        <w:r w:rsidR="00586C89">
          <w:rPr>
            <w:noProof/>
            <w:webHidden/>
          </w:rPr>
          <w:instrText xml:space="preserve"> PAGEREF _Toc525820806 \h </w:instrText>
        </w:r>
        <w:r w:rsidR="00586C89">
          <w:rPr>
            <w:noProof/>
            <w:webHidden/>
          </w:rPr>
        </w:r>
        <w:r w:rsidR="00586C89">
          <w:rPr>
            <w:noProof/>
            <w:webHidden/>
          </w:rPr>
          <w:fldChar w:fldCharType="separate"/>
        </w:r>
        <w:r w:rsidR="00586C89">
          <w:rPr>
            <w:noProof/>
            <w:webHidden/>
          </w:rPr>
          <w:t>6</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07" w:history="1">
        <w:r w:rsidR="00586C89" w:rsidRPr="00365909">
          <w:rPr>
            <w:rStyle w:val="Hyperlink"/>
            <w:noProof/>
          </w:rPr>
          <w:t>DRG USE CASE</w:t>
        </w:r>
        <w:r w:rsidR="00586C89">
          <w:rPr>
            <w:noProof/>
            <w:webHidden/>
          </w:rPr>
          <w:tab/>
        </w:r>
        <w:r w:rsidR="00586C89">
          <w:rPr>
            <w:noProof/>
            <w:webHidden/>
          </w:rPr>
          <w:fldChar w:fldCharType="begin"/>
        </w:r>
        <w:r w:rsidR="00586C89">
          <w:rPr>
            <w:noProof/>
            <w:webHidden/>
          </w:rPr>
          <w:instrText xml:space="preserve"> PAGEREF _Toc525820807 \h </w:instrText>
        </w:r>
        <w:r w:rsidR="00586C89">
          <w:rPr>
            <w:noProof/>
            <w:webHidden/>
          </w:rPr>
        </w:r>
        <w:r w:rsidR="00586C89">
          <w:rPr>
            <w:noProof/>
            <w:webHidden/>
          </w:rPr>
          <w:fldChar w:fldCharType="separate"/>
        </w:r>
        <w:r w:rsidR="00586C89">
          <w:rPr>
            <w:noProof/>
            <w:webHidden/>
          </w:rPr>
          <w:t>7</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08" w:history="1">
        <w:r w:rsidR="00586C89" w:rsidRPr="00365909">
          <w:rPr>
            <w:rStyle w:val="Hyperlink"/>
            <w:noProof/>
            <w:highlight w:val="yellow"/>
          </w:rPr>
          <w:t>USE CASE NARRATIVE (Desert Rain God USE CASE)</w:t>
        </w:r>
        <w:r w:rsidR="00586C89">
          <w:rPr>
            <w:noProof/>
            <w:webHidden/>
          </w:rPr>
          <w:tab/>
        </w:r>
        <w:r w:rsidR="00586C89">
          <w:rPr>
            <w:noProof/>
            <w:webHidden/>
          </w:rPr>
          <w:fldChar w:fldCharType="begin"/>
        </w:r>
        <w:r w:rsidR="00586C89">
          <w:rPr>
            <w:noProof/>
            <w:webHidden/>
          </w:rPr>
          <w:instrText xml:space="preserve"> PAGEREF _Toc525820808 \h </w:instrText>
        </w:r>
        <w:r w:rsidR="00586C89">
          <w:rPr>
            <w:noProof/>
            <w:webHidden/>
          </w:rPr>
        </w:r>
        <w:r w:rsidR="00586C89">
          <w:rPr>
            <w:noProof/>
            <w:webHidden/>
          </w:rPr>
          <w:fldChar w:fldCharType="separate"/>
        </w:r>
        <w:r w:rsidR="00586C89">
          <w:rPr>
            <w:noProof/>
            <w:webHidden/>
          </w:rPr>
          <w:t>7</w:t>
        </w:r>
        <w:r w:rsidR="00586C89">
          <w:rPr>
            <w:noProof/>
            <w:webHidden/>
          </w:rPr>
          <w:fldChar w:fldCharType="end"/>
        </w:r>
      </w:hyperlink>
    </w:p>
    <w:p w:rsidR="00586C89" w:rsidRDefault="00587B42">
      <w:pPr>
        <w:pStyle w:val="TOC1"/>
        <w:tabs>
          <w:tab w:val="right" w:leader="dot" w:pos="8630"/>
        </w:tabs>
        <w:rPr>
          <w:rFonts w:asciiTheme="minorHAnsi" w:eastAsiaTheme="minorEastAsia" w:hAnsiTheme="minorHAnsi" w:cstheme="minorBidi"/>
          <w:b w:val="0"/>
          <w:bCs w:val="0"/>
          <w:caps w:val="0"/>
          <w:noProof/>
          <w:sz w:val="22"/>
          <w:szCs w:val="22"/>
        </w:rPr>
      </w:pPr>
      <w:hyperlink w:anchor="_Toc525820809" w:history="1">
        <w:r w:rsidR="00586C89" w:rsidRPr="00365909">
          <w:rPr>
            <w:rStyle w:val="Hyperlink"/>
            <w:noProof/>
          </w:rPr>
          <w:t>STORY ARCHITECTURE</w:t>
        </w:r>
        <w:r w:rsidR="00586C89">
          <w:rPr>
            <w:noProof/>
            <w:webHidden/>
          </w:rPr>
          <w:tab/>
        </w:r>
        <w:r w:rsidR="00586C89">
          <w:rPr>
            <w:noProof/>
            <w:webHidden/>
          </w:rPr>
          <w:fldChar w:fldCharType="begin"/>
        </w:r>
        <w:r w:rsidR="00586C89">
          <w:rPr>
            <w:noProof/>
            <w:webHidden/>
          </w:rPr>
          <w:instrText xml:space="preserve"> PAGEREF _Toc525820809 \h </w:instrText>
        </w:r>
        <w:r w:rsidR="00586C89">
          <w:rPr>
            <w:noProof/>
            <w:webHidden/>
          </w:rPr>
        </w:r>
        <w:r w:rsidR="00586C89">
          <w:rPr>
            <w:noProof/>
            <w:webHidden/>
          </w:rPr>
          <w:fldChar w:fldCharType="separate"/>
        </w:r>
        <w:r w:rsidR="00586C89">
          <w:rPr>
            <w:noProof/>
            <w:webHidden/>
          </w:rPr>
          <w:t>8</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10" w:history="1">
        <w:r w:rsidR="00586C89" w:rsidRPr="00365909">
          <w:rPr>
            <w:rStyle w:val="Hyperlink"/>
            <w:noProof/>
          </w:rPr>
          <w:t>STORY STRUCTURE</w:t>
        </w:r>
        <w:r w:rsidR="00586C89">
          <w:rPr>
            <w:noProof/>
            <w:webHidden/>
          </w:rPr>
          <w:tab/>
        </w:r>
        <w:r w:rsidR="00586C89">
          <w:rPr>
            <w:noProof/>
            <w:webHidden/>
          </w:rPr>
          <w:fldChar w:fldCharType="begin"/>
        </w:r>
        <w:r w:rsidR="00586C89">
          <w:rPr>
            <w:noProof/>
            <w:webHidden/>
          </w:rPr>
          <w:instrText xml:space="preserve"> PAGEREF _Toc525820810 \h </w:instrText>
        </w:r>
        <w:r w:rsidR="00586C89">
          <w:rPr>
            <w:noProof/>
            <w:webHidden/>
          </w:rPr>
        </w:r>
        <w:r w:rsidR="00586C89">
          <w:rPr>
            <w:noProof/>
            <w:webHidden/>
          </w:rPr>
          <w:fldChar w:fldCharType="separate"/>
        </w:r>
        <w:r w:rsidR="00586C89">
          <w:rPr>
            <w:noProof/>
            <w:webHidden/>
          </w:rPr>
          <w:t>8</w:t>
        </w:r>
        <w:r w:rsidR="00586C89">
          <w:rPr>
            <w:noProof/>
            <w:webHidden/>
          </w:rPr>
          <w:fldChar w:fldCharType="end"/>
        </w:r>
      </w:hyperlink>
    </w:p>
    <w:p w:rsidR="00586C89" w:rsidRDefault="00587B42">
      <w:pPr>
        <w:pStyle w:val="TOC1"/>
        <w:tabs>
          <w:tab w:val="right" w:leader="dot" w:pos="8630"/>
        </w:tabs>
        <w:rPr>
          <w:rFonts w:asciiTheme="minorHAnsi" w:eastAsiaTheme="minorEastAsia" w:hAnsiTheme="minorHAnsi" w:cstheme="minorBidi"/>
          <w:b w:val="0"/>
          <w:bCs w:val="0"/>
          <w:caps w:val="0"/>
          <w:noProof/>
          <w:sz w:val="22"/>
          <w:szCs w:val="22"/>
        </w:rPr>
      </w:pPr>
      <w:hyperlink w:anchor="_Toc525820811" w:history="1">
        <w:r w:rsidR="00586C89" w:rsidRPr="00365909">
          <w:rPr>
            <w:rStyle w:val="Hyperlink"/>
            <w:noProof/>
          </w:rPr>
          <w:t>VISUAL ARCHITECTURE</w:t>
        </w:r>
        <w:r w:rsidR="00586C89">
          <w:rPr>
            <w:noProof/>
            <w:webHidden/>
          </w:rPr>
          <w:tab/>
        </w:r>
        <w:r w:rsidR="00586C89">
          <w:rPr>
            <w:noProof/>
            <w:webHidden/>
          </w:rPr>
          <w:fldChar w:fldCharType="begin"/>
        </w:r>
        <w:r w:rsidR="00586C89">
          <w:rPr>
            <w:noProof/>
            <w:webHidden/>
          </w:rPr>
          <w:instrText xml:space="preserve"> PAGEREF _Toc525820811 \h </w:instrText>
        </w:r>
        <w:r w:rsidR="00586C89">
          <w:rPr>
            <w:noProof/>
            <w:webHidden/>
          </w:rPr>
        </w:r>
        <w:r w:rsidR="00586C89">
          <w:rPr>
            <w:noProof/>
            <w:webHidden/>
          </w:rPr>
          <w:fldChar w:fldCharType="separate"/>
        </w:r>
        <w:r w:rsidR="00586C89">
          <w:rPr>
            <w:noProof/>
            <w:webHidden/>
          </w:rPr>
          <w:t>8</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12" w:history="1">
        <w:r w:rsidR="00586C89" w:rsidRPr="00365909">
          <w:rPr>
            <w:rStyle w:val="Hyperlink"/>
            <w:noProof/>
            <w:highlight w:val="yellow"/>
          </w:rPr>
          <w:t>AESTHETICS</w:t>
        </w:r>
        <w:r w:rsidR="00586C89">
          <w:rPr>
            <w:noProof/>
            <w:webHidden/>
          </w:rPr>
          <w:tab/>
        </w:r>
        <w:r w:rsidR="00586C89">
          <w:rPr>
            <w:noProof/>
            <w:webHidden/>
          </w:rPr>
          <w:fldChar w:fldCharType="begin"/>
        </w:r>
        <w:r w:rsidR="00586C89">
          <w:rPr>
            <w:noProof/>
            <w:webHidden/>
          </w:rPr>
          <w:instrText xml:space="preserve"> PAGEREF _Toc525820812 \h </w:instrText>
        </w:r>
        <w:r w:rsidR="00586C89">
          <w:rPr>
            <w:noProof/>
            <w:webHidden/>
          </w:rPr>
        </w:r>
        <w:r w:rsidR="00586C89">
          <w:rPr>
            <w:noProof/>
            <w:webHidden/>
          </w:rPr>
          <w:fldChar w:fldCharType="separate"/>
        </w:r>
        <w:r w:rsidR="00586C89">
          <w:rPr>
            <w:noProof/>
            <w:webHidden/>
          </w:rPr>
          <w:t>8</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13" w:history="1">
        <w:r w:rsidR="00586C89" w:rsidRPr="00365909">
          <w:rPr>
            <w:rStyle w:val="Hyperlink"/>
            <w:noProof/>
            <w:highlight w:val="yellow"/>
          </w:rPr>
          <w:t>COLOR THEORY</w:t>
        </w:r>
        <w:r w:rsidR="00586C89">
          <w:rPr>
            <w:noProof/>
            <w:webHidden/>
          </w:rPr>
          <w:tab/>
        </w:r>
        <w:r w:rsidR="00586C89">
          <w:rPr>
            <w:noProof/>
            <w:webHidden/>
          </w:rPr>
          <w:fldChar w:fldCharType="begin"/>
        </w:r>
        <w:r w:rsidR="00586C89">
          <w:rPr>
            <w:noProof/>
            <w:webHidden/>
          </w:rPr>
          <w:instrText xml:space="preserve"> PAGEREF _Toc525820813 \h </w:instrText>
        </w:r>
        <w:r w:rsidR="00586C89">
          <w:rPr>
            <w:noProof/>
            <w:webHidden/>
          </w:rPr>
        </w:r>
        <w:r w:rsidR="00586C89">
          <w:rPr>
            <w:noProof/>
            <w:webHidden/>
          </w:rPr>
          <w:fldChar w:fldCharType="separate"/>
        </w:r>
        <w:r w:rsidR="00586C89">
          <w:rPr>
            <w:noProof/>
            <w:webHidden/>
          </w:rPr>
          <w:t>8</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14" w:history="1">
        <w:r w:rsidR="00586C89" w:rsidRPr="00365909">
          <w:rPr>
            <w:rStyle w:val="Hyperlink"/>
            <w:noProof/>
          </w:rPr>
          <w:t>Typography</w:t>
        </w:r>
        <w:r w:rsidR="00586C89">
          <w:rPr>
            <w:noProof/>
            <w:webHidden/>
          </w:rPr>
          <w:tab/>
        </w:r>
        <w:r w:rsidR="00586C89">
          <w:rPr>
            <w:noProof/>
            <w:webHidden/>
          </w:rPr>
          <w:fldChar w:fldCharType="begin"/>
        </w:r>
        <w:r w:rsidR="00586C89">
          <w:rPr>
            <w:noProof/>
            <w:webHidden/>
          </w:rPr>
          <w:instrText xml:space="preserve"> PAGEREF _Toc525820814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15" w:history="1">
        <w:r w:rsidR="00586C89" w:rsidRPr="00365909">
          <w:rPr>
            <w:rStyle w:val="Hyperlink"/>
            <w:noProof/>
            <w:highlight w:val="yellow"/>
          </w:rPr>
          <w:t>Button Map</w:t>
        </w:r>
        <w:r w:rsidR="00586C89">
          <w:rPr>
            <w:noProof/>
            <w:webHidden/>
          </w:rPr>
          <w:tab/>
        </w:r>
        <w:r w:rsidR="00586C89">
          <w:rPr>
            <w:noProof/>
            <w:webHidden/>
          </w:rPr>
          <w:fldChar w:fldCharType="begin"/>
        </w:r>
        <w:r w:rsidR="00586C89">
          <w:rPr>
            <w:noProof/>
            <w:webHidden/>
          </w:rPr>
          <w:instrText xml:space="preserve"> PAGEREF _Toc525820815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16" w:history="1">
        <w:r w:rsidR="00586C89" w:rsidRPr="00365909">
          <w:rPr>
            <w:rStyle w:val="Hyperlink"/>
            <w:noProof/>
            <w:highlight w:val="yellow"/>
          </w:rPr>
          <w:t>USER INTERFACE</w:t>
        </w:r>
        <w:r w:rsidR="00586C89">
          <w:rPr>
            <w:noProof/>
            <w:webHidden/>
          </w:rPr>
          <w:tab/>
        </w:r>
        <w:r w:rsidR="00586C89">
          <w:rPr>
            <w:noProof/>
            <w:webHidden/>
          </w:rPr>
          <w:fldChar w:fldCharType="begin"/>
        </w:r>
        <w:r w:rsidR="00586C89">
          <w:rPr>
            <w:noProof/>
            <w:webHidden/>
          </w:rPr>
          <w:instrText xml:space="preserve"> PAGEREF _Toc525820816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17" w:history="1">
        <w:r w:rsidR="00586C89" w:rsidRPr="00365909">
          <w:rPr>
            <w:rStyle w:val="Hyperlink"/>
            <w:noProof/>
            <w:highlight w:val="yellow"/>
          </w:rPr>
          <w:t>Navigation Hierarchy</w:t>
        </w:r>
        <w:r w:rsidR="00586C89">
          <w:rPr>
            <w:noProof/>
            <w:webHidden/>
          </w:rPr>
          <w:tab/>
        </w:r>
        <w:r w:rsidR="00586C89">
          <w:rPr>
            <w:noProof/>
            <w:webHidden/>
          </w:rPr>
          <w:fldChar w:fldCharType="begin"/>
        </w:r>
        <w:r w:rsidR="00586C89">
          <w:rPr>
            <w:noProof/>
            <w:webHidden/>
          </w:rPr>
          <w:instrText xml:space="preserve"> PAGEREF _Toc525820817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3"/>
        <w:tabs>
          <w:tab w:val="right" w:leader="dot" w:pos="8630"/>
        </w:tabs>
        <w:rPr>
          <w:rFonts w:asciiTheme="minorHAnsi" w:eastAsiaTheme="minorEastAsia" w:hAnsiTheme="minorHAnsi" w:cstheme="minorBidi"/>
          <w:i w:val="0"/>
          <w:iCs w:val="0"/>
          <w:noProof/>
          <w:sz w:val="22"/>
          <w:szCs w:val="22"/>
        </w:rPr>
      </w:pPr>
      <w:hyperlink w:anchor="_Toc525820818" w:history="1">
        <w:r w:rsidR="00586C89" w:rsidRPr="00365909">
          <w:rPr>
            <w:rStyle w:val="Hyperlink"/>
            <w:noProof/>
          </w:rPr>
          <w:t>Screen [x.1] – Aim at picture, wind turns on</w:t>
        </w:r>
        <w:r w:rsidR="00586C89">
          <w:rPr>
            <w:noProof/>
            <w:webHidden/>
          </w:rPr>
          <w:tab/>
        </w:r>
        <w:r w:rsidR="00586C89">
          <w:rPr>
            <w:noProof/>
            <w:webHidden/>
          </w:rPr>
          <w:fldChar w:fldCharType="begin"/>
        </w:r>
        <w:r w:rsidR="00586C89">
          <w:rPr>
            <w:noProof/>
            <w:webHidden/>
          </w:rPr>
          <w:instrText xml:space="preserve"> PAGEREF _Toc525820818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3"/>
        <w:tabs>
          <w:tab w:val="right" w:leader="dot" w:pos="8630"/>
        </w:tabs>
        <w:rPr>
          <w:rFonts w:asciiTheme="minorHAnsi" w:eastAsiaTheme="minorEastAsia" w:hAnsiTheme="minorHAnsi" w:cstheme="minorBidi"/>
          <w:i w:val="0"/>
          <w:iCs w:val="0"/>
          <w:noProof/>
          <w:sz w:val="22"/>
          <w:szCs w:val="22"/>
        </w:rPr>
      </w:pPr>
      <w:hyperlink w:anchor="_Toc525820819" w:history="1">
        <w:r w:rsidR="00586C89" w:rsidRPr="00365909">
          <w:rPr>
            <w:rStyle w:val="Hyperlink"/>
            <w:noProof/>
          </w:rPr>
          <w:t>Screen [x.2] as wind rolls in, button appears</w:t>
        </w:r>
        <w:r w:rsidR="00586C89">
          <w:rPr>
            <w:noProof/>
            <w:webHidden/>
          </w:rPr>
          <w:tab/>
        </w:r>
        <w:r w:rsidR="00586C89">
          <w:rPr>
            <w:noProof/>
            <w:webHidden/>
          </w:rPr>
          <w:fldChar w:fldCharType="begin"/>
        </w:r>
        <w:r w:rsidR="00586C89">
          <w:rPr>
            <w:noProof/>
            <w:webHidden/>
          </w:rPr>
          <w:instrText xml:space="preserve"> PAGEREF _Toc525820819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3"/>
        <w:tabs>
          <w:tab w:val="right" w:leader="dot" w:pos="8630"/>
        </w:tabs>
        <w:rPr>
          <w:rFonts w:asciiTheme="minorHAnsi" w:eastAsiaTheme="minorEastAsia" w:hAnsiTheme="minorHAnsi" w:cstheme="minorBidi"/>
          <w:i w:val="0"/>
          <w:iCs w:val="0"/>
          <w:noProof/>
          <w:sz w:val="22"/>
          <w:szCs w:val="22"/>
        </w:rPr>
      </w:pPr>
      <w:hyperlink w:anchor="_Toc525820820" w:history="1">
        <w:r w:rsidR="00586C89" w:rsidRPr="00365909">
          <w:rPr>
            <w:rStyle w:val="Hyperlink"/>
            <w:noProof/>
          </w:rPr>
          <w:t>Screen [x.3] tap button lightning starts, Thunder sounds</w:t>
        </w:r>
        <w:r w:rsidR="00586C89">
          <w:rPr>
            <w:noProof/>
            <w:webHidden/>
          </w:rPr>
          <w:tab/>
        </w:r>
        <w:r w:rsidR="00586C89">
          <w:rPr>
            <w:noProof/>
            <w:webHidden/>
          </w:rPr>
          <w:fldChar w:fldCharType="begin"/>
        </w:r>
        <w:r w:rsidR="00586C89">
          <w:rPr>
            <w:noProof/>
            <w:webHidden/>
          </w:rPr>
          <w:instrText xml:space="preserve"> PAGEREF _Toc525820820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3"/>
        <w:tabs>
          <w:tab w:val="right" w:leader="dot" w:pos="8630"/>
        </w:tabs>
        <w:rPr>
          <w:rFonts w:asciiTheme="minorHAnsi" w:eastAsiaTheme="minorEastAsia" w:hAnsiTheme="minorHAnsi" w:cstheme="minorBidi"/>
          <w:i w:val="0"/>
          <w:iCs w:val="0"/>
          <w:noProof/>
          <w:sz w:val="22"/>
          <w:szCs w:val="22"/>
        </w:rPr>
      </w:pPr>
      <w:hyperlink w:anchor="_Toc525820821" w:history="1">
        <w:r w:rsidR="00586C89" w:rsidRPr="00365909">
          <w:rPr>
            <w:rStyle w:val="Hyperlink"/>
            <w:noProof/>
          </w:rPr>
          <w:t>Screen [x.4] New button appears after a 3 second delay on lightning.</w:t>
        </w:r>
        <w:r w:rsidR="00586C89">
          <w:rPr>
            <w:noProof/>
            <w:webHidden/>
          </w:rPr>
          <w:tab/>
        </w:r>
        <w:r w:rsidR="00586C89">
          <w:rPr>
            <w:noProof/>
            <w:webHidden/>
          </w:rPr>
          <w:fldChar w:fldCharType="begin"/>
        </w:r>
        <w:r w:rsidR="00586C89">
          <w:rPr>
            <w:noProof/>
            <w:webHidden/>
          </w:rPr>
          <w:instrText xml:space="preserve"> PAGEREF _Toc525820821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3"/>
        <w:tabs>
          <w:tab w:val="right" w:leader="dot" w:pos="8630"/>
        </w:tabs>
        <w:rPr>
          <w:rFonts w:asciiTheme="minorHAnsi" w:eastAsiaTheme="minorEastAsia" w:hAnsiTheme="minorHAnsi" w:cstheme="minorBidi"/>
          <w:i w:val="0"/>
          <w:iCs w:val="0"/>
          <w:noProof/>
          <w:sz w:val="22"/>
          <w:szCs w:val="22"/>
        </w:rPr>
      </w:pPr>
      <w:hyperlink w:anchor="_Toc525820822" w:history="1">
        <w:r w:rsidR="00586C89" w:rsidRPr="00365909">
          <w:rPr>
            <w:rStyle w:val="Hyperlink"/>
            <w:noProof/>
          </w:rPr>
          <w:t>Screen [x.5] Name of Piece Pops in.</w:t>
        </w:r>
        <w:r w:rsidR="00586C89">
          <w:rPr>
            <w:noProof/>
            <w:webHidden/>
          </w:rPr>
          <w:tab/>
        </w:r>
        <w:r w:rsidR="00586C89">
          <w:rPr>
            <w:noProof/>
            <w:webHidden/>
          </w:rPr>
          <w:fldChar w:fldCharType="begin"/>
        </w:r>
        <w:r w:rsidR="00586C89">
          <w:rPr>
            <w:noProof/>
            <w:webHidden/>
          </w:rPr>
          <w:instrText xml:space="preserve"> PAGEREF _Toc525820822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1"/>
        <w:tabs>
          <w:tab w:val="right" w:leader="dot" w:pos="8630"/>
        </w:tabs>
        <w:rPr>
          <w:rFonts w:asciiTheme="minorHAnsi" w:eastAsiaTheme="minorEastAsia" w:hAnsiTheme="minorHAnsi" w:cstheme="minorBidi"/>
          <w:b w:val="0"/>
          <w:bCs w:val="0"/>
          <w:caps w:val="0"/>
          <w:noProof/>
          <w:sz w:val="22"/>
          <w:szCs w:val="22"/>
        </w:rPr>
      </w:pPr>
      <w:hyperlink w:anchor="_Toc525820823" w:history="1">
        <w:r w:rsidR="00586C89" w:rsidRPr="00365909">
          <w:rPr>
            <w:rStyle w:val="Hyperlink"/>
            <w:noProof/>
          </w:rPr>
          <w:t>sonic ARCHITECTURE</w:t>
        </w:r>
        <w:r w:rsidR="00586C89">
          <w:rPr>
            <w:noProof/>
            <w:webHidden/>
          </w:rPr>
          <w:tab/>
        </w:r>
        <w:r w:rsidR="00586C89">
          <w:rPr>
            <w:noProof/>
            <w:webHidden/>
          </w:rPr>
          <w:fldChar w:fldCharType="begin"/>
        </w:r>
        <w:r w:rsidR="00586C89">
          <w:rPr>
            <w:noProof/>
            <w:webHidden/>
          </w:rPr>
          <w:instrText xml:space="preserve"> PAGEREF _Toc525820823 \h </w:instrText>
        </w:r>
        <w:r w:rsidR="00586C89">
          <w:rPr>
            <w:noProof/>
            <w:webHidden/>
          </w:rPr>
        </w:r>
        <w:r w:rsidR="00586C89">
          <w:rPr>
            <w:noProof/>
            <w:webHidden/>
          </w:rPr>
          <w:fldChar w:fldCharType="separate"/>
        </w:r>
        <w:r w:rsidR="00586C89">
          <w:rPr>
            <w:noProof/>
            <w:webHidden/>
          </w:rPr>
          <w:t>9</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24" w:history="1">
        <w:r w:rsidR="00586C89" w:rsidRPr="00365909">
          <w:rPr>
            <w:rStyle w:val="Hyperlink"/>
            <w:noProof/>
            <w:highlight w:val="yellow"/>
          </w:rPr>
          <w:t>SOUND effects: STINGERS</w:t>
        </w:r>
        <w:r w:rsidR="00586C89">
          <w:rPr>
            <w:noProof/>
            <w:webHidden/>
          </w:rPr>
          <w:tab/>
        </w:r>
        <w:r w:rsidR="00586C89">
          <w:rPr>
            <w:noProof/>
            <w:webHidden/>
          </w:rPr>
          <w:fldChar w:fldCharType="begin"/>
        </w:r>
        <w:r w:rsidR="00586C89">
          <w:rPr>
            <w:noProof/>
            <w:webHidden/>
          </w:rPr>
          <w:instrText xml:space="preserve"> PAGEREF _Toc525820824 \h </w:instrText>
        </w:r>
        <w:r w:rsidR="00586C89">
          <w:rPr>
            <w:noProof/>
            <w:webHidden/>
          </w:rPr>
        </w:r>
        <w:r w:rsidR="00586C89">
          <w:rPr>
            <w:noProof/>
            <w:webHidden/>
          </w:rPr>
          <w:fldChar w:fldCharType="separate"/>
        </w:r>
        <w:r w:rsidR="00586C89">
          <w:rPr>
            <w:noProof/>
            <w:webHidden/>
          </w:rPr>
          <w:t>10</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25" w:history="1">
        <w:r w:rsidR="00586C89" w:rsidRPr="00365909">
          <w:rPr>
            <w:rStyle w:val="Hyperlink"/>
            <w:noProof/>
          </w:rPr>
          <w:t>Sound effects: Tags</w:t>
        </w:r>
        <w:r w:rsidR="00586C89">
          <w:rPr>
            <w:noProof/>
            <w:webHidden/>
          </w:rPr>
          <w:tab/>
        </w:r>
        <w:r w:rsidR="00586C89">
          <w:rPr>
            <w:noProof/>
            <w:webHidden/>
          </w:rPr>
          <w:fldChar w:fldCharType="begin"/>
        </w:r>
        <w:r w:rsidR="00586C89">
          <w:rPr>
            <w:noProof/>
            <w:webHidden/>
          </w:rPr>
          <w:instrText xml:space="preserve"> PAGEREF _Toc525820825 \h </w:instrText>
        </w:r>
        <w:r w:rsidR="00586C89">
          <w:rPr>
            <w:noProof/>
            <w:webHidden/>
          </w:rPr>
        </w:r>
        <w:r w:rsidR="00586C89">
          <w:rPr>
            <w:noProof/>
            <w:webHidden/>
          </w:rPr>
          <w:fldChar w:fldCharType="separate"/>
        </w:r>
        <w:r w:rsidR="00586C89">
          <w:rPr>
            <w:noProof/>
            <w:webHidden/>
          </w:rPr>
          <w:t>10</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26" w:history="1">
        <w:r w:rsidR="00586C89" w:rsidRPr="00365909">
          <w:rPr>
            <w:rStyle w:val="Hyperlink"/>
            <w:noProof/>
          </w:rPr>
          <w:t>MUSIC: INTRO</w:t>
        </w:r>
        <w:r w:rsidR="00586C89">
          <w:rPr>
            <w:noProof/>
            <w:webHidden/>
          </w:rPr>
          <w:tab/>
        </w:r>
        <w:r w:rsidR="00586C89">
          <w:rPr>
            <w:noProof/>
            <w:webHidden/>
          </w:rPr>
          <w:fldChar w:fldCharType="begin"/>
        </w:r>
        <w:r w:rsidR="00586C89">
          <w:rPr>
            <w:noProof/>
            <w:webHidden/>
          </w:rPr>
          <w:instrText xml:space="preserve"> PAGEREF _Toc525820826 \h </w:instrText>
        </w:r>
        <w:r w:rsidR="00586C89">
          <w:rPr>
            <w:noProof/>
            <w:webHidden/>
          </w:rPr>
        </w:r>
        <w:r w:rsidR="00586C89">
          <w:rPr>
            <w:noProof/>
            <w:webHidden/>
          </w:rPr>
          <w:fldChar w:fldCharType="separate"/>
        </w:r>
        <w:r w:rsidR="00586C89">
          <w:rPr>
            <w:noProof/>
            <w:webHidden/>
          </w:rPr>
          <w:t>10</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27" w:history="1">
        <w:r w:rsidR="00586C89" w:rsidRPr="00365909">
          <w:rPr>
            <w:rStyle w:val="Hyperlink"/>
            <w:noProof/>
          </w:rPr>
          <w:t>MUSIC: LOOP</w:t>
        </w:r>
        <w:r w:rsidR="00586C89">
          <w:rPr>
            <w:noProof/>
            <w:webHidden/>
          </w:rPr>
          <w:tab/>
        </w:r>
        <w:r w:rsidR="00586C89">
          <w:rPr>
            <w:noProof/>
            <w:webHidden/>
          </w:rPr>
          <w:fldChar w:fldCharType="begin"/>
        </w:r>
        <w:r w:rsidR="00586C89">
          <w:rPr>
            <w:noProof/>
            <w:webHidden/>
          </w:rPr>
          <w:instrText xml:space="preserve"> PAGEREF _Toc525820827 \h </w:instrText>
        </w:r>
        <w:r w:rsidR="00586C89">
          <w:rPr>
            <w:noProof/>
            <w:webHidden/>
          </w:rPr>
        </w:r>
        <w:r w:rsidR="00586C89">
          <w:rPr>
            <w:noProof/>
            <w:webHidden/>
          </w:rPr>
          <w:fldChar w:fldCharType="separate"/>
        </w:r>
        <w:r w:rsidR="00586C89">
          <w:rPr>
            <w:noProof/>
            <w:webHidden/>
          </w:rPr>
          <w:t>10</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28" w:history="1">
        <w:r w:rsidR="00586C89" w:rsidRPr="00365909">
          <w:rPr>
            <w:rStyle w:val="Hyperlink"/>
            <w:noProof/>
          </w:rPr>
          <w:t>MUSIC: Transition</w:t>
        </w:r>
        <w:r w:rsidR="00586C89">
          <w:rPr>
            <w:noProof/>
            <w:webHidden/>
          </w:rPr>
          <w:tab/>
        </w:r>
        <w:r w:rsidR="00586C89">
          <w:rPr>
            <w:noProof/>
            <w:webHidden/>
          </w:rPr>
          <w:fldChar w:fldCharType="begin"/>
        </w:r>
        <w:r w:rsidR="00586C89">
          <w:rPr>
            <w:noProof/>
            <w:webHidden/>
          </w:rPr>
          <w:instrText xml:space="preserve"> PAGEREF _Toc525820828 \h </w:instrText>
        </w:r>
        <w:r w:rsidR="00586C89">
          <w:rPr>
            <w:noProof/>
            <w:webHidden/>
          </w:rPr>
        </w:r>
        <w:r w:rsidR="00586C89">
          <w:rPr>
            <w:noProof/>
            <w:webHidden/>
          </w:rPr>
          <w:fldChar w:fldCharType="separate"/>
        </w:r>
        <w:r w:rsidR="00586C89">
          <w:rPr>
            <w:noProof/>
            <w:webHidden/>
          </w:rPr>
          <w:t>10</w:t>
        </w:r>
        <w:r w:rsidR="00586C89">
          <w:rPr>
            <w:noProof/>
            <w:webHidden/>
          </w:rPr>
          <w:fldChar w:fldCharType="end"/>
        </w:r>
      </w:hyperlink>
    </w:p>
    <w:p w:rsidR="00586C89" w:rsidRDefault="00587B42">
      <w:pPr>
        <w:pStyle w:val="TOC1"/>
        <w:tabs>
          <w:tab w:val="right" w:leader="dot" w:pos="8630"/>
        </w:tabs>
        <w:rPr>
          <w:rFonts w:asciiTheme="minorHAnsi" w:eastAsiaTheme="minorEastAsia" w:hAnsiTheme="minorHAnsi" w:cstheme="minorBidi"/>
          <w:b w:val="0"/>
          <w:bCs w:val="0"/>
          <w:caps w:val="0"/>
          <w:noProof/>
          <w:sz w:val="22"/>
          <w:szCs w:val="22"/>
        </w:rPr>
      </w:pPr>
      <w:hyperlink w:anchor="_Toc525820829" w:history="1">
        <w:r w:rsidR="00586C89" w:rsidRPr="00365909">
          <w:rPr>
            <w:rStyle w:val="Hyperlink"/>
            <w:noProof/>
          </w:rPr>
          <w:t>SOFTWARE gameplay ARCHITECTURE</w:t>
        </w:r>
        <w:r w:rsidR="00586C89">
          <w:rPr>
            <w:noProof/>
            <w:webHidden/>
          </w:rPr>
          <w:tab/>
        </w:r>
        <w:r w:rsidR="00586C89">
          <w:rPr>
            <w:noProof/>
            <w:webHidden/>
          </w:rPr>
          <w:fldChar w:fldCharType="begin"/>
        </w:r>
        <w:r w:rsidR="00586C89">
          <w:rPr>
            <w:noProof/>
            <w:webHidden/>
          </w:rPr>
          <w:instrText xml:space="preserve"> PAGEREF _Toc525820829 \h </w:instrText>
        </w:r>
        <w:r w:rsidR="00586C89">
          <w:rPr>
            <w:noProof/>
            <w:webHidden/>
          </w:rPr>
        </w:r>
        <w:r w:rsidR="00586C89">
          <w:rPr>
            <w:noProof/>
            <w:webHidden/>
          </w:rPr>
          <w:fldChar w:fldCharType="separate"/>
        </w:r>
        <w:r w:rsidR="00586C89">
          <w:rPr>
            <w:noProof/>
            <w:webHidden/>
          </w:rPr>
          <w:t>10</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30" w:history="1">
        <w:r w:rsidR="00586C89" w:rsidRPr="00365909">
          <w:rPr>
            <w:rStyle w:val="Hyperlink"/>
            <w:noProof/>
          </w:rPr>
          <w:t>LOGICAL VIEW</w:t>
        </w:r>
        <w:r w:rsidR="00586C89">
          <w:rPr>
            <w:noProof/>
            <w:webHidden/>
          </w:rPr>
          <w:tab/>
        </w:r>
        <w:r w:rsidR="00586C89">
          <w:rPr>
            <w:noProof/>
            <w:webHidden/>
          </w:rPr>
          <w:fldChar w:fldCharType="begin"/>
        </w:r>
        <w:r w:rsidR="00586C89">
          <w:rPr>
            <w:noProof/>
            <w:webHidden/>
          </w:rPr>
          <w:instrText xml:space="preserve"> PAGEREF _Toc525820830 \h </w:instrText>
        </w:r>
        <w:r w:rsidR="00586C89">
          <w:rPr>
            <w:noProof/>
            <w:webHidden/>
          </w:rPr>
        </w:r>
        <w:r w:rsidR="00586C89">
          <w:rPr>
            <w:noProof/>
            <w:webHidden/>
          </w:rPr>
          <w:fldChar w:fldCharType="separate"/>
        </w:r>
        <w:r w:rsidR="00586C89">
          <w:rPr>
            <w:noProof/>
            <w:webHidden/>
          </w:rPr>
          <w:t>10</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31" w:history="1">
        <w:r w:rsidR="00586C89" w:rsidRPr="00365909">
          <w:rPr>
            <w:rStyle w:val="Hyperlink"/>
            <w:noProof/>
          </w:rPr>
          <w:t>dATA VIEW</w:t>
        </w:r>
        <w:r w:rsidR="00586C89">
          <w:rPr>
            <w:noProof/>
            <w:webHidden/>
          </w:rPr>
          <w:tab/>
        </w:r>
        <w:r w:rsidR="00586C89">
          <w:rPr>
            <w:noProof/>
            <w:webHidden/>
          </w:rPr>
          <w:fldChar w:fldCharType="begin"/>
        </w:r>
        <w:r w:rsidR="00586C89">
          <w:rPr>
            <w:noProof/>
            <w:webHidden/>
          </w:rPr>
          <w:instrText xml:space="preserve"> PAGEREF _Toc525820831 \h </w:instrText>
        </w:r>
        <w:r w:rsidR="00586C89">
          <w:rPr>
            <w:noProof/>
            <w:webHidden/>
          </w:rPr>
        </w:r>
        <w:r w:rsidR="00586C89">
          <w:rPr>
            <w:noProof/>
            <w:webHidden/>
          </w:rPr>
          <w:fldChar w:fldCharType="separate"/>
        </w:r>
        <w:r w:rsidR="00586C89">
          <w:rPr>
            <w:noProof/>
            <w:webHidden/>
          </w:rPr>
          <w:t>11</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32" w:history="1">
        <w:r w:rsidR="00586C89" w:rsidRPr="00365909">
          <w:rPr>
            <w:rStyle w:val="Hyperlink"/>
            <w:noProof/>
          </w:rPr>
          <w:t>LOCALIZATION</w:t>
        </w:r>
        <w:r w:rsidR="00586C89">
          <w:rPr>
            <w:noProof/>
            <w:webHidden/>
          </w:rPr>
          <w:tab/>
        </w:r>
        <w:r w:rsidR="00586C89">
          <w:rPr>
            <w:noProof/>
            <w:webHidden/>
          </w:rPr>
          <w:fldChar w:fldCharType="begin"/>
        </w:r>
        <w:r w:rsidR="00586C89">
          <w:rPr>
            <w:noProof/>
            <w:webHidden/>
          </w:rPr>
          <w:instrText xml:space="preserve"> PAGEREF _Toc525820832 \h </w:instrText>
        </w:r>
        <w:r w:rsidR="00586C89">
          <w:rPr>
            <w:noProof/>
            <w:webHidden/>
          </w:rPr>
        </w:r>
        <w:r w:rsidR="00586C89">
          <w:rPr>
            <w:noProof/>
            <w:webHidden/>
          </w:rPr>
          <w:fldChar w:fldCharType="separate"/>
        </w:r>
        <w:r w:rsidR="00586C89">
          <w:rPr>
            <w:noProof/>
            <w:webHidden/>
          </w:rPr>
          <w:t>11</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33" w:history="1">
        <w:r w:rsidR="00586C89" w:rsidRPr="00365909">
          <w:rPr>
            <w:rStyle w:val="Hyperlink"/>
            <w:noProof/>
          </w:rPr>
          <w:t>iNSTRUMENTATION VIEW</w:t>
        </w:r>
        <w:r w:rsidR="00586C89">
          <w:rPr>
            <w:noProof/>
            <w:webHidden/>
          </w:rPr>
          <w:tab/>
        </w:r>
        <w:r w:rsidR="00586C89">
          <w:rPr>
            <w:noProof/>
            <w:webHidden/>
          </w:rPr>
          <w:fldChar w:fldCharType="begin"/>
        </w:r>
        <w:r w:rsidR="00586C89">
          <w:rPr>
            <w:noProof/>
            <w:webHidden/>
          </w:rPr>
          <w:instrText xml:space="preserve"> PAGEREF _Toc525820833 \h </w:instrText>
        </w:r>
        <w:r w:rsidR="00586C89">
          <w:rPr>
            <w:noProof/>
            <w:webHidden/>
          </w:rPr>
        </w:r>
        <w:r w:rsidR="00586C89">
          <w:rPr>
            <w:noProof/>
            <w:webHidden/>
          </w:rPr>
          <w:fldChar w:fldCharType="separate"/>
        </w:r>
        <w:r w:rsidR="00586C89">
          <w:rPr>
            <w:noProof/>
            <w:webHidden/>
          </w:rPr>
          <w:t>11</w:t>
        </w:r>
        <w:r w:rsidR="00586C89">
          <w:rPr>
            <w:noProof/>
            <w:webHidden/>
          </w:rPr>
          <w:fldChar w:fldCharType="end"/>
        </w:r>
      </w:hyperlink>
    </w:p>
    <w:p w:rsidR="00586C89" w:rsidRDefault="00587B42">
      <w:pPr>
        <w:pStyle w:val="TOC2"/>
        <w:tabs>
          <w:tab w:val="right" w:leader="dot" w:pos="8630"/>
        </w:tabs>
        <w:rPr>
          <w:rFonts w:asciiTheme="minorHAnsi" w:eastAsiaTheme="minorEastAsia" w:hAnsiTheme="minorHAnsi" w:cstheme="minorBidi"/>
          <w:smallCaps w:val="0"/>
          <w:noProof/>
          <w:sz w:val="22"/>
          <w:szCs w:val="22"/>
        </w:rPr>
      </w:pPr>
      <w:hyperlink w:anchor="_Toc525820834" w:history="1">
        <w:r w:rsidR="00586C89" w:rsidRPr="00365909">
          <w:rPr>
            <w:rStyle w:val="Hyperlink"/>
            <w:noProof/>
          </w:rPr>
          <w:t>SECURITY VIEW</w:t>
        </w:r>
        <w:r w:rsidR="00586C89">
          <w:rPr>
            <w:noProof/>
            <w:webHidden/>
          </w:rPr>
          <w:tab/>
        </w:r>
        <w:r w:rsidR="00586C89">
          <w:rPr>
            <w:noProof/>
            <w:webHidden/>
          </w:rPr>
          <w:fldChar w:fldCharType="begin"/>
        </w:r>
        <w:r w:rsidR="00586C89">
          <w:rPr>
            <w:noProof/>
            <w:webHidden/>
          </w:rPr>
          <w:instrText xml:space="preserve"> PAGEREF _Toc525820834 \h </w:instrText>
        </w:r>
        <w:r w:rsidR="00586C89">
          <w:rPr>
            <w:noProof/>
            <w:webHidden/>
          </w:rPr>
        </w:r>
        <w:r w:rsidR="00586C89">
          <w:rPr>
            <w:noProof/>
            <w:webHidden/>
          </w:rPr>
          <w:fldChar w:fldCharType="separate"/>
        </w:r>
        <w:r w:rsidR="00586C89">
          <w:rPr>
            <w:noProof/>
            <w:webHidden/>
          </w:rPr>
          <w:t>12</w:t>
        </w:r>
        <w:r w:rsidR="00586C89">
          <w:rPr>
            <w:noProof/>
            <w:webHidden/>
          </w:rPr>
          <w:fldChar w:fldCharType="end"/>
        </w:r>
      </w:hyperlink>
    </w:p>
    <w:p w:rsidR="004B72D9" w:rsidRDefault="007B2E7D" w:rsidP="00E81910">
      <w:pPr>
        <w:pStyle w:val="Heading1"/>
        <w:tabs>
          <w:tab w:val="left" w:pos="360"/>
        </w:tabs>
      </w:pPr>
      <w:r w:rsidRPr="007B2E7D">
        <w:rPr>
          <w:b w:val="0"/>
        </w:rPr>
        <w:fldChar w:fldCharType="end"/>
      </w:r>
      <w:r>
        <w:br w:type="page"/>
      </w:r>
      <w:bookmarkStart w:id="2" w:name="_Toc525820796"/>
      <w:r w:rsidR="004B72D9">
        <w:lastRenderedPageBreak/>
        <w:t>VERSION HISTORY</w:t>
      </w:r>
      <w:bookmarkEnd w:id="2"/>
    </w:p>
    <w:p w:rsidR="004B72D9" w:rsidRDefault="004B72D9" w:rsidP="004B72D9">
      <w:pPr>
        <w:rPr>
          <w:i/>
        </w:rPr>
      </w:pPr>
      <w:r>
        <w:rPr>
          <w:i/>
        </w:rPr>
        <w:t xml:space="preserve">This section contains a listing of each version of your design document. Every time you open your document save it off as a different file and record what you worked on or changed here. </w:t>
      </w:r>
    </w:p>
    <w:p w:rsidR="004B72D9" w:rsidRDefault="004B72D9" w:rsidP="00BE27EE">
      <w:pPr>
        <w:pStyle w:val="Heading2"/>
      </w:pPr>
    </w:p>
    <w:p w:rsidR="004B72D9" w:rsidRDefault="004B72D9" w:rsidP="004B72D9">
      <w:pPr>
        <w:rPr>
          <w:i/>
        </w:rPr>
      </w:pPr>
      <w:r>
        <w:rPr>
          <w:i/>
        </w:rPr>
        <w:t>About version numbers:</w:t>
      </w:r>
    </w:p>
    <w:p w:rsidR="004B72D9" w:rsidRDefault="004B72D9" w:rsidP="004B72D9">
      <w:pPr>
        <w:rPr>
          <w:i/>
        </w:rPr>
      </w:pPr>
    </w:p>
    <w:p w:rsidR="004B72D9" w:rsidRDefault="004B72D9" w:rsidP="004B72D9">
      <w:pPr>
        <w:rPr>
          <w:i/>
        </w:rPr>
      </w:pPr>
      <w:r>
        <w:rPr>
          <w:i/>
        </w:rPr>
        <w:t>XX.</w:t>
      </w:r>
      <w:proofErr w:type="gramStart"/>
      <w:r>
        <w:rPr>
          <w:i/>
        </w:rPr>
        <w:t>YY.ZZ</w:t>
      </w:r>
      <w:proofErr w:type="gramEnd"/>
      <w:r>
        <w:rPr>
          <w:i/>
        </w:rPr>
        <w:t xml:space="preserve"> format</w:t>
      </w:r>
    </w:p>
    <w:p w:rsidR="004B72D9" w:rsidRDefault="004B72D9" w:rsidP="004B72D9">
      <w:pPr>
        <w:rPr>
          <w:i/>
        </w:rPr>
      </w:pPr>
      <w:r>
        <w:rPr>
          <w:i/>
        </w:rPr>
        <w:tab/>
        <w:t>XX – major revisions, new sections, complete section revisions</w:t>
      </w:r>
    </w:p>
    <w:p w:rsidR="004B72D9" w:rsidRDefault="004B72D9" w:rsidP="004B72D9">
      <w:pPr>
        <w:rPr>
          <w:i/>
        </w:rPr>
      </w:pPr>
      <w:r>
        <w:rPr>
          <w:i/>
        </w:rPr>
        <w:tab/>
        <w:t>YY – revisions to existing sections, major and minor</w:t>
      </w:r>
    </w:p>
    <w:p w:rsidR="004B72D9" w:rsidRDefault="004B72D9" w:rsidP="004B72D9">
      <w:pPr>
        <w:rPr>
          <w:i/>
        </w:rPr>
      </w:pPr>
      <w:r>
        <w:rPr>
          <w:i/>
        </w:rPr>
        <w:tab/>
        <w:t>ZZ – small corrections, typos, grammar, formatting, etc.</w:t>
      </w:r>
    </w:p>
    <w:p w:rsidR="004B72D9" w:rsidRDefault="004B72D9" w:rsidP="004B72D9">
      <w:pPr>
        <w:rPr>
          <w:i/>
        </w:rPr>
      </w:pPr>
    </w:p>
    <w:p w:rsidR="004B72D9" w:rsidRDefault="004B72D9" w:rsidP="004B72D9">
      <w:pPr>
        <w:pStyle w:val="Heading2"/>
      </w:pPr>
      <w:bookmarkStart w:id="3" w:name="_Toc525820797"/>
      <w:r>
        <w:t>01.00.00</w:t>
      </w:r>
      <w:bookmarkEnd w:id="3"/>
    </w:p>
    <w:p w:rsidR="004B72D9" w:rsidRDefault="004B72D9" w:rsidP="004B72D9">
      <w:pPr>
        <w:tabs>
          <w:tab w:val="left" w:pos="360"/>
        </w:tabs>
      </w:pPr>
      <w:r>
        <w:tab/>
      </w:r>
      <w:r w:rsidRPr="004B72D9">
        <w:rPr>
          <w:i/>
        </w:rPr>
        <w:t>Added</w:t>
      </w:r>
      <w:r>
        <w:t>:</w:t>
      </w:r>
    </w:p>
    <w:p w:rsidR="004B72D9" w:rsidRDefault="004B72D9" w:rsidP="004B72D9">
      <w:pPr>
        <w:tabs>
          <w:tab w:val="left" w:pos="360"/>
        </w:tabs>
        <w:sectPr w:rsidR="004B72D9">
          <w:headerReference w:type="default" r:id="rId8"/>
          <w:footerReference w:type="default" r:id="rId9"/>
          <w:pgSz w:w="12240" w:h="15840"/>
          <w:pgMar w:top="1440" w:right="1800" w:bottom="1440" w:left="1800" w:header="720" w:footer="720" w:gutter="0"/>
          <w:cols w:space="720"/>
          <w:docGrid w:linePitch="360"/>
        </w:sectPr>
      </w:pPr>
    </w:p>
    <w:p w:rsidR="004B72D9" w:rsidRPr="00DD6EA0" w:rsidRDefault="00DD6EA0" w:rsidP="003C0111">
      <w:pPr>
        <w:tabs>
          <w:tab w:val="left" w:pos="360"/>
        </w:tabs>
        <w:jc w:val="left"/>
        <w:rPr>
          <w:i/>
        </w:rPr>
        <w:sectPr w:rsidR="004B72D9" w:rsidRPr="00DD6EA0" w:rsidSect="004B72D9">
          <w:type w:val="continuous"/>
          <w:pgSz w:w="12240" w:h="15840"/>
          <w:pgMar w:top="1440" w:right="1800" w:bottom="1440" w:left="1800" w:header="720" w:footer="720" w:gutter="0"/>
          <w:cols w:num="2" w:space="720" w:equalWidth="0">
            <w:col w:w="3960" w:space="720"/>
            <w:col w:w="3960"/>
          </w:cols>
          <w:docGrid w:linePitch="360"/>
        </w:sectPr>
      </w:pPr>
      <w:r>
        <w:lastRenderedPageBreak/>
        <w:tab/>
      </w:r>
      <w:r w:rsidRPr="00DD6EA0">
        <w:rPr>
          <w:i/>
        </w:rPr>
        <w:t>Put the sections added to here.</w:t>
      </w:r>
    </w:p>
    <w:p w:rsidR="00860F1E" w:rsidRDefault="00860F1E" w:rsidP="004B72D9">
      <w:pPr>
        <w:tabs>
          <w:tab w:val="left" w:pos="360"/>
        </w:tabs>
      </w:pPr>
    </w:p>
    <w:p w:rsidR="00BB6E72" w:rsidRDefault="00BB6E72" w:rsidP="00BB6E72">
      <w:pPr>
        <w:tabs>
          <w:tab w:val="left" w:pos="360"/>
        </w:tabs>
        <w:sectPr w:rsidR="00BB6E72" w:rsidSect="004B72D9">
          <w:headerReference w:type="default" r:id="rId10"/>
          <w:footerReference w:type="default" r:id="rId11"/>
          <w:type w:val="continuous"/>
          <w:pgSz w:w="12240" w:h="15840"/>
          <w:pgMar w:top="1440" w:right="1800" w:bottom="1440" w:left="1800" w:header="720" w:footer="720" w:gutter="0"/>
          <w:cols w:num="2" w:space="720" w:equalWidth="0">
            <w:col w:w="3960" w:space="720"/>
            <w:col w:w="3960"/>
          </w:cols>
          <w:docGrid w:linePitch="360"/>
        </w:sectPr>
      </w:pPr>
    </w:p>
    <w:p w:rsidR="00BB6E72" w:rsidRDefault="00BB6E72" w:rsidP="00BB6E72">
      <w:pPr>
        <w:tabs>
          <w:tab w:val="left" w:pos="360"/>
        </w:tabs>
      </w:pPr>
    </w:p>
    <w:p w:rsidR="00685E4E" w:rsidRPr="00141F9C" w:rsidRDefault="004B72D9" w:rsidP="00685E4E">
      <w:pPr>
        <w:pStyle w:val="Heading1"/>
      </w:pPr>
      <w:r>
        <w:br w:type="page"/>
      </w:r>
      <w:bookmarkStart w:id="4" w:name="_Toc208990785"/>
      <w:bookmarkStart w:id="5" w:name="_Toc212974375"/>
      <w:bookmarkStart w:id="6" w:name="_Toc525820798"/>
      <w:bookmarkStart w:id="7" w:name="_Toc9415722"/>
      <w:r w:rsidR="00685E4E" w:rsidRPr="00141F9C">
        <w:lastRenderedPageBreak/>
        <w:t>Introduction</w:t>
      </w:r>
      <w:bookmarkEnd w:id="4"/>
      <w:bookmarkEnd w:id="5"/>
      <w:bookmarkEnd w:id="6"/>
    </w:p>
    <w:bookmarkEnd w:id="7"/>
    <w:p w:rsidR="00786F0D" w:rsidRPr="00A31B34" w:rsidRDefault="00125097" w:rsidP="00786F0D">
      <w:pPr>
        <w:rPr>
          <w:i/>
        </w:rPr>
      </w:pPr>
      <w:r>
        <w:rPr>
          <w:i/>
        </w:rPr>
        <w:t xml:space="preserve">The level design documents ensure the communication of the design leads so that the overall integrity of the game is preserved.  </w:t>
      </w:r>
      <w:r w:rsidR="00C36D89">
        <w:rPr>
          <w:i/>
        </w:rPr>
        <w:t>There is a separate document for every level.</w:t>
      </w:r>
      <w:r w:rsidR="00E65F9B">
        <w:rPr>
          <w:i/>
        </w:rPr>
        <w:t xml:space="preserve"> The lead level designer is the owner of the document. The lead visual designer is the owner of the visual architecture section. The lead sound composer is the owner of the sonic architecture section. The level tech lead is the owner of the software architecture section of this document. Generally, this and other documentation will be in a source control database to keep the integrity of the document intact. If a source control is not available for the </w:t>
      </w:r>
      <w:r w:rsidR="00730EF6">
        <w:rPr>
          <w:i/>
        </w:rPr>
        <w:t>team,</w:t>
      </w:r>
      <w:r w:rsidR="00E65F9B">
        <w:rPr>
          <w:i/>
        </w:rPr>
        <w:t xml:space="preserve"> then make a note here as to how the document will be shared and managed by the level lead.  </w:t>
      </w:r>
    </w:p>
    <w:p w:rsidR="009608E7" w:rsidRDefault="009608E7" w:rsidP="0022480E">
      <w:pPr>
        <w:rPr>
          <w:i/>
        </w:rPr>
      </w:pPr>
    </w:p>
    <w:p w:rsidR="0022480E" w:rsidRDefault="00CC046F" w:rsidP="001541BB">
      <w:pPr>
        <w:pStyle w:val="Heading2"/>
      </w:pPr>
      <w:bookmarkStart w:id="8" w:name="_Toc525820799"/>
      <w:r>
        <w:t>W</w:t>
      </w:r>
      <w:r w:rsidR="0022480E">
        <w:t>ORLD DIAGRAM</w:t>
      </w:r>
      <w:bookmarkEnd w:id="8"/>
    </w:p>
    <w:p w:rsidR="0022480E" w:rsidRPr="00E202B5" w:rsidRDefault="00A31B34" w:rsidP="00E202B5">
      <w:pPr>
        <w:jc w:val="left"/>
      </w:pPr>
      <w:r w:rsidRPr="00E202B5">
        <w:t>The world diagram will go here with the level that you are working on highlighted on some way.</w:t>
      </w:r>
      <w:r w:rsidR="00E202B5">
        <w:t xml:space="preserve"> We may not get this information but just know it will be somewhere in this gallery in the museum.</w:t>
      </w:r>
    </w:p>
    <w:p w:rsidR="00944AC4" w:rsidRDefault="00944AC4" w:rsidP="00C0008C">
      <w:pPr>
        <w:jc w:val="center"/>
        <w:rPr>
          <w:i/>
        </w:rPr>
      </w:pPr>
      <w:r>
        <w:fldChar w:fldCharType="begin"/>
      </w:r>
      <w:r>
        <w:instrText xml:space="preserve"> INCLUDEPICTURE "http://www.phxart.org/theme_images/museummap/map-upper-level.png" \* MERGEFORMATINET </w:instrText>
      </w:r>
      <w:r>
        <w:fldChar w:fldCharType="separate"/>
      </w:r>
      <w:r w:rsidR="00912CC0">
        <w:rPr>
          <w:noProof/>
        </w:rPr>
        <w:drawing>
          <wp:inline distT="0" distB="0" distL="0" distR="0">
            <wp:extent cx="5156200" cy="4648200"/>
            <wp:effectExtent l="0" t="0" r="0" b="0"/>
            <wp:docPr id="2" name="Picture 2" descr="http://www.phxart.org/theme_images/museummap/map-upper-leve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ttp://www.phxart.org/theme_images/museummap/map-upper-level.png"/>
                    <pic:cNvPicPr>
                      <a:picLocks/>
                    </pic:cNvPicPr>
                  </pic:nvPicPr>
                  <pic:blipFill>
                    <a:blip r:embed="rId12">
                      <a:extLst>
                        <a:ext uri="{28A0092B-C50C-407E-A947-70E740481C1C}">
                          <a14:useLocalDpi xmlns:a14="http://schemas.microsoft.com/office/drawing/2010/main" val="0"/>
                        </a:ext>
                      </a:extLst>
                    </a:blip>
                    <a:srcRect t="39630" r="-3473"/>
                    <a:stretch>
                      <a:fillRect/>
                    </a:stretch>
                  </pic:blipFill>
                  <pic:spPr bwMode="auto">
                    <a:xfrm>
                      <a:off x="0" y="0"/>
                      <a:ext cx="5156200" cy="4648200"/>
                    </a:xfrm>
                    <a:prstGeom prst="rect">
                      <a:avLst/>
                    </a:prstGeom>
                    <a:noFill/>
                    <a:ln>
                      <a:noFill/>
                    </a:ln>
                  </pic:spPr>
                </pic:pic>
              </a:graphicData>
            </a:graphic>
          </wp:inline>
        </w:drawing>
      </w:r>
      <w:r>
        <w:fldChar w:fldCharType="end"/>
      </w:r>
    </w:p>
    <w:p w:rsidR="0022480E" w:rsidRDefault="0022480E" w:rsidP="0022480E"/>
    <w:p w:rsidR="0022480E" w:rsidRDefault="00C36D89" w:rsidP="00864797">
      <w:pPr>
        <w:pStyle w:val="Heading2"/>
      </w:pPr>
      <w:bookmarkStart w:id="9" w:name="_Toc525820800"/>
      <w:r w:rsidRPr="00280984">
        <w:rPr>
          <w:highlight w:val="yellow"/>
        </w:rPr>
        <w:t xml:space="preserve">OVERVIEW OF </w:t>
      </w:r>
      <w:r w:rsidR="00CC046F" w:rsidRPr="00280984">
        <w:rPr>
          <w:highlight w:val="yellow"/>
        </w:rPr>
        <w:t>L</w:t>
      </w:r>
      <w:r w:rsidR="00A12C89" w:rsidRPr="00280984">
        <w:rPr>
          <w:highlight w:val="yellow"/>
        </w:rPr>
        <w:t xml:space="preserve">EVEL </w:t>
      </w:r>
      <w:r w:rsidR="00CC046F" w:rsidRPr="00280984">
        <w:rPr>
          <w:highlight w:val="yellow"/>
        </w:rPr>
        <w:t>D</w:t>
      </w:r>
      <w:r w:rsidR="00A12C89" w:rsidRPr="00280984">
        <w:rPr>
          <w:highlight w:val="yellow"/>
        </w:rPr>
        <w:t>ESIGN (</w:t>
      </w:r>
      <w:r w:rsidR="00307AD0">
        <w:rPr>
          <w:highlight w:val="yellow"/>
        </w:rPr>
        <w:t>Desert Rain God</w:t>
      </w:r>
      <w:r w:rsidR="00A12C89" w:rsidRPr="00280984">
        <w:rPr>
          <w:highlight w:val="yellow"/>
        </w:rPr>
        <w:t>)</w:t>
      </w:r>
      <w:bookmarkEnd w:id="9"/>
      <w:r w:rsidR="0022480E">
        <w:t xml:space="preserve"> </w:t>
      </w:r>
    </w:p>
    <w:p w:rsidR="0022480E" w:rsidRDefault="00C36D89" w:rsidP="00F36823">
      <w:pPr>
        <w:jc w:val="left"/>
        <w:rPr>
          <w:i/>
        </w:rPr>
      </w:pPr>
      <w:r>
        <w:rPr>
          <w:i/>
        </w:rPr>
        <w:t xml:space="preserve">This is from the Game Design Document. </w:t>
      </w:r>
      <w:r w:rsidR="004A5701">
        <w:rPr>
          <w:i/>
        </w:rPr>
        <w:t xml:space="preserve"> Copy and paste the level you have been assigned </w:t>
      </w:r>
      <w:r w:rsidR="001645D1">
        <w:rPr>
          <w:i/>
        </w:rPr>
        <w:t>on the next page</w:t>
      </w:r>
      <w:r w:rsidR="004A5701">
        <w:rPr>
          <w:i/>
        </w:rPr>
        <w:t>.</w:t>
      </w:r>
    </w:p>
    <w:p w:rsidR="00A87D47" w:rsidRDefault="00A87D47" w:rsidP="0022480E">
      <w:pPr>
        <w:rPr>
          <w:i/>
        </w:rPr>
      </w:pPr>
    </w:p>
    <w:p w:rsidR="005522FC" w:rsidRDefault="00A87D47" w:rsidP="00DA44D2">
      <w:pPr>
        <w:jc w:val="left"/>
      </w:pPr>
      <w:r>
        <w:lastRenderedPageBreak/>
        <w:t xml:space="preserve">Note on </w:t>
      </w:r>
      <w:r w:rsidRPr="00A87D47">
        <w:t xml:space="preserve">HP Reveal: There is a limit of 50 Overlays that can be attached to a single Trigger Image / Aura in the </w:t>
      </w:r>
      <w:proofErr w:type="spellStart"/>
      <w:r w:rsidRPr="00A87D47">
        <w:t>Aurasma</w:t>
      </w:r>
      <w:proofErr w:type="spellEnd"/>
      <w:r w:rsidRPr="00A87D47">
        <w:t xml:space="preserve"> Studio. This number allows for a considerable degree of complexity and interactive potential in an Aura, but when building more complex </w:t>
      </w:r>
      <w:proofErr w:type="spellStart"/>
      <w:r w:rsidRPr="00A87D47">
        <w:t>Aurasma</w:t>
      </w:r>
      <w:proofErr w:type="spellEnd"/>
      <w:r w:rsidRPr="00A87D47">
        <w:t xml:space="preserve"> content and planning the creation process it is worth keeping this limit in mind. </w:t>
      </w:r>
    </w:p>
    <w:p w:rsidR="00DA44D2" w:rsidRDefault="00DA44D2" w:rsidP="00DA44D2">
      <w:pPr>
        <w:jc w:val="left"/>
      </w:pPr>
    </w:p>
    <w:p w:rsidR="00FA5547" w:rsidRDefault="00FA5547" w:rsidP="00DA44D2">
      <w:pPr>
        <w:jc w:val="left"/>
      </w:pPr>
      <w:r>
        <w:t xml:space="preserve">Here is more advice on designing for AR: </w:t>
      </w:r>
      <w:hyperlink r:id="rId13" w:history="1">
        <w:r w:rsidRPr="00E040A2">
          <w:rPr>
            <w:rStyle w:val="Hyperlink"/>
          </w:rPr>
          <w:t>https://developers.hp.com/epic-stories/blog/augmented-reality-advice-ar-creative-director</w:t>
        </w:r>
      </w:hyperlink>
    </w:p>
    <w:p w:rsidR="00FA5547" w:rsidRPr="00A87D47" w:rsidRDefault="00FA5547" w:rsidP="002248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3600"/>
        <w:gridCol w:w="3618"/>
      </w:tblGrid>
      <w:tr w:rsidR="00485E69" w:rsidRPr="00B87164" w:rsidTr="001B63B7">
        <w:tc>
          <w:tcPr>
            <w:tcW w:w="1638" w:type="dxa"/>
            <w:shd w:val="clear" w:color="auto" w:fill="auto"/>
          </w:tcPr>
          <w:p w:rsidR="00485E69" w:rsidRDefault="00485E69" w:rsidP="00891DFE">
            <w:pPr>
              <w:rPr>
                <w:rFonts w:ascii="Garamond" w:hAnsi="Garamond"/>
                <w:sz w:val="18"/>
                <w:szCs w:val="18"/>
              </w:rPr>
            </w:pPr>
            <w:r w:rsidRPr="00B87164">
              <w:rPr>
                <w:rFonts w:ascii="Garamond" w:hAnsi="Garamond"/>
                <w:sz w:val="18"/>
                <w:szCs w:val="18"/>
              </w:rPr>
              <w:t>Level 1:</w:t>
            </w:r>
          </w:p>
          <w:p w:rsidR="00485E69" w:rsidRDefault="00485E69" w:rsidP="00891DFE">
            <w:pPr>
              <w:rPr>
                <w:rFonts w:ascii="Garamond" w:hAnsi="Garamond"/>
                <w:sz w:val="18"/>
                <w:szCs w:val="18"/>
              </w:rPr>
            </w:pPr>
          </w:p>
          <w:p w:rsidR="00485E69" w:rsidRDefault="00485E69" w:rsidP="00931AFF">
            <w:pPr>
              <w:rPr>
                <w:rFonts w:ascii="Garamond" w:hAnsi="Garamond"/>
                <w:sz w:val="18"/>
                <w:szCs w:val="18"/>
              </w:rPr>
            </w:pPr>
            <w:r>
              <w:rPr>
                <w:rFonts w:ascii="Garamond" w:hAnsi="Garamond"/>
                <w:sz w:val="18"/>
                <w:szCs w:val="18"/>
              </w:rPr>
              <w:t>Plot Point:</w:t>
            </w:r>
          </w:p>
          <w:p w:rsidR="00485E69" w:rsidRPr="00B87164" w:rsidRDefault="00485E69" w:rsidP="00891DFE">
            <w:pPr>
              <w:rPr>
                <w:rFonts w:ascii="Garamond" w:hAnsi="Garamond"/>
                <w:sz w:val="18"/>
                <w:szCs w:val="18"/>
              </w:rPr>
            </w:pPr>
          </w:p>
        </w:tc>
        <w:tc>
          <w:tcPr>
            <w:tcW w:w="3600" w:type="dxa"/>
            <w:shd w:val="clear" w:color="auto" w:fill="auto"/>
          </w:tcPr>
          <w:p w:rsidR="00485E69" w:rsidRPr="00B87164" w:rsidRDefault="00485E69" w:rsidP="00891DFE">
            <w:pPr>
              <w:rPr>
                <w:rFonts w:ascii="Garamond" w:hAnsi="Garamond"/>
                <w:b/>
                <w:sz w:val="18"/>
                <w:szCs w:val="18"/>
              </w:rPr>
            </w:pPr>
            <w:r w:rsidRPr="00B87164">
              <w:rPr>
                <w:rFonts w:ascii="Garamond" w:hAnsi="Garamond"/>
                <w:b/>
                <w:sz w:val="18"/>
                <w:szCs w:val="18"/>
              </w:rPr>
              <w:t xml:space="preserve">Goal: </w:t>
            </w:r>
            <w:r w:rsidR="00307AD0">
              <w:rPr>
                <w:rFonts w:ascii="Garamond" w:hAnsi="Garamond"/>
                <w:b/>
                <w:sz w:val="18"/>
                <w:szCs w:val="18"/>
              </w:rPr>
              <w:t>Get information on art piece.</w:t>
            </w:r>
          </w:p>
          <w:p w:rsidR="00485E69" w:rsidRPr="00B87164" w:rsidRDefault="00485E69" w:rsidP="00891DFE">
            <w:pPr>
              <w:rPr>
                <w:rFonts w:ascii="Garamond" w:hAnsi="Garamond"/>
                <w:sz w:val="18"/>
                <w:szCs w:val="18"/>
              </w:rPr>
            </w:pPr>
            <w:r w:rsidRPr="00B87164">
              <w:rPr>
                <w:rFonts w:ascii="Garamond" w:hAnsi="Garamond"/>
                <w:sz w:val="18"/>
                <w:szCs w:val="18"/>
              </w:rPr>
              <w:t xml:space="preserve">Rules: </w:t>
            </w:r>
            <w:r w:rsidR="00307AD0">
              <w:rPr>
                <w:rFonts w:ascii="Garamond" w:hAnsi="Garamond"/>
                <w:sz w:val="18"/>
                <w:szCs w:val="18"/>
              </w:rPr>
              <w:t>None</w:t>
            </w:r>
          </w:p>
          <w:p w:rsidR="00485E69" w:rsidRPr="00B87164" w:rsidRDefault="00485E69" w:rsidP="00891DFE">
            <w:pPr>
              <w:rPr>
                <w:rFonts w:ascii="Garamond" w:hAnsi="Garamond"/>
                <w:sz w:val="18"/>
                <w:szCs w:val="18"/>
              </w:rPr>
            </w:pPr>
            <w:r>
              <w:rPr>
                <w:rFonts w:ascii="Garamond" w:hAnsi="Garamond"/>
                <w:sz w:val="18"/>
                <w:szCs w:val="18"/>
              </w:rPr>
              <w:t xml:space="preserve">Mechanic: </w:t>
            </w:r>
            <w:r w:rsidR="00307AD0">
              <w:rPr>
                <w:rFonts w:ascii="Garamond" w:hAnsi="Garamond"/>
                <w:sz w:val="18"/>
                <w:szCs w:val="18"/>
              </w:rPr>
              <w:t>Point and Tap</w:t>
            </w:r>
          </w:p>
          <w:p w:rsidR="00485E69" w:rsidRPr="00B87164" w:rsidRDefault="00485E69" w:rsidP="00891DFE">
            <w:pPr>
              <w:rPr>
                <w:rFonts w:ascii="Garamond" w:hAnsi="Garamond"/>
                <w:iCs/>
              </w:rPr>
            </w:pPr>
          </w:p>
        </w:tc>
        <w:tc>
          <w:tcPr>
            <w:tcW w:w="3618" w:type="dxa"/>
            <w:shd w:val="clear" w:color="auto" w:fill="auto"/>
          </w:tcPr>
          <w:p w:rsidR="00485E69" w:rsidRDefault="00485E69" w:rsidP="00891DFE">
            <w:pPr>
              <w:rPr>
                <w:rFonts w:ascii="Garamond" w:hAnsi="Garamond"/>
                <w:b/>
                <w:sz w:val="18"/>
                <w:szCs w:val="18"/>
              </w:rPr>
            </w:pPr>
            <w:r w:rsidRPr="00B87164">
              <w:rPr>
                <w:rFonts w:ascii="Garamond" w:hAnsi="Garamond"/>
                <w:b/>
                <w:sz w:val="18"/>
                <w:szCs w:val="18"/>
              </w:rPr>
              <w:t xml:space="preserve">Challenge: </w:t>
            </w:r>
            <w:r w:rsidR="00307AD0">
              <w:rPr>
                <w:rFonts w:ascii="Garamond" w:hAnsi="Garamond"/>
                <w:b/>
                <w:sz w:val="18"/>
                <w:szCs w:val="18"/>
              </w:rPr>
              <w:t>None</w:t>
            </w:r>
          </w:p>
          <w:p w:rsidR="00485E69" w:rsidRDefault="00485E69" w:rsidP="00891DFE">
            <w:pPr>
              <w:rPr>
                <w:rFonts w:ascii="Garamond" w:hAnsi="Garamond"/>
                <w:sz w:val="18"/>
                <w:szCs w:val="18"/>
              </w:rPr>
            </w:pPr>
            <w:r w:rsidRPr="00B87164">
              <w:rPr>
                <w:rFonts w:ascii="Garamond" w:hAnsi="Garamond"/>
                <w:sz w:val="18"/>
                <w:szCs w:val="18"/>
              </w:rPr>
              <w:t xml:space="preserve">Strategy: </w:t>
            </w:r>
          </w:p>
          <w:p w:rsidR="00485E69" w:rsidRPr="00B87164" w:rsidRDefault="00485E69" w:rsidP="00891DFE">
            <w:pPr>
              <w:rPr>
                <w:rFonts w:ascii="Garamond" w:hAnsi="Garamond"/>
                <w:sz w:val="18"/>
                <w:szCs w:val="18"/>
              </w:rPr>
            </w:pPr>
            <w:r w:rsidRPr="00B87164">
              <w:rPr>
                <w:rFonts w:ascii="Garamond" w:hAnsi="Garamond"/>
                <w:sz w:val="18"/>
                <w:szCs w:val="18"/>
              </w:rPr>
              <w:t xml:space="preserve">Tactics: </w:t>
            </w:r>
          </w:p>
        </w:tc>
      </w:tr>
    </w:tbl>
    <w:p w:rsidR="00015363" w:rsidRPr="00370A6E" w:rsidRDefault="009D239E" w:rsidP="0022480E">
      <w:pPr>
        <w:rPr>
          <w:i/>
        </w:rPr>
      </w:pPr>
      <w:r>
        <w:rPr>
          <w:i/>
        </w:rPr>
        <w:t>.</w:t>
      </w:r>
    </w:p>
    <w:p w:rsidR="00370A6E" w:rsidRDefault="00370A6E" w:rsidP="00370A6E">
      <w:pPr>
        <w:pStyle w:val="Heading2"/>
      </w:pPr>
      <w:bookmarkStart w:id="10" w:name="_Toc525820801"/>
      <w:r w:rsidRPr="0042515D">
        <w:rPr>
          <w:highlight w:val="magenta"/>
        </w:rPr>
        <w:t>LEVEL DESIGN DIAGRAM</w:t>
      </w:r>
      <w:bookmarkEnd w:id="10"/>
    </w:p>
    <w:p w:rsidR="0022480E" w:rsidRDefault="00370A6E" w:rsidP="0022480E">
      <w:pPr>
        <w:rPr>
          <w:i/>
        </w:rPr>
      </w:pPr>
      <w:r w:rsidRPr="00370A6E">
        <w:rPr>
          <w:i/>
        </w:rPr>
        <w:t xml:space="preserve">The level design document will have a top down view of the level with the location of the challenges, resources, obstacles, etc. all indicated with icons that are identified by a legend. </w:t>
      </w:r>
    </w:p>
    <w:p w:rsidR="00797F94" w:rsidRDefault="00587B42" w:rsidP="0022480E">
      <w:pPr>
        <w:rPr>
          <w:i/>
        </w:rPr>
      </w:pPr>
      <w:hyperlink r:id="rId14" w:history="1">
        <w:r w:rsidR="00797F94" w:rsidRPr="00DD651A">
          <w:rPr>
            <w:rStyle w:val="Hyperlink"/>
            <w:i/>
          </w:rPr>
          <w:t>https://critpoints.net/2018/02/18/good-fps-map-design/</w:t>
        </w:r>
      </w:hyperlink>
      <w:r w:rsidR="00797F94">
        <w:rPr>
          <w:i/>
        </w:rPr>
        <w:t xml:space="preserve"> </w:t>
      </w:r>
    </w:p>
    <w:p w:rsidR="00280984" w:rsidRDefault="00280984" w:rsidP="0022480E">
      <w:pPr>
        <w:rPr>
          <w:i/>
        </w:rPr>
      </w:pPr>
    </w:p>
    <w:p w:rsidR="00280984" w:rsidRPr="00AE3382" w:rsidRDefault="00280984" w:rsidP="0022480E">
      <w:r w:rsidRPr="00AE3382">
        <w:t>The level design diagram for this project will be the image with your hotspots (this is</w:t>
      </w:r>
      <w:r w:rsidR="00AE3382" w:rsidRPr="00AE3382">
        <w:t xml:space="preserve"> almost</w:t>
      </w:r>
      <w:r w:rsidRPr="00AE3382">
        <w:t xml:space="preserve"> the same as the </w:t>
      </w:r>
      <w:r w:rsidR="00AE3382" w:rsidRPr="00AE3382">
        <w:t>button map</w:t>
      </w:r>
      <w:r w:rsidRPr="00AE3382">
        <w:t xml:space="preserve"> in this project).</w:t>
      </w:r>
    </w:p>
    <w:p w:rsidR="00E0057B" w:rsidRDefault="00E0057B" w:rsidP="0022480E">
      <w:pPr>
        <w:rPr>
          <w:i/>
        </w:rPr>
      </w:pPr>
    </w:p>
    <w:p w:rsidR="00E0057B" w:rsidRDefault="00E0057B" w:rsidP="00E0057B">
      <w:pPr>
        <w:pStyle w:val="Heading1"/>
      </w:pPr>
      <w:bookmarkStart w:id="11" w:name="_Toc525820802"/>
      <w:r>
        <w:t>ACCESSIBLITY</w:t>
      </w:r>
      <w:r w:rsidR="000F539A">
        <w:t xml:space="preserve"> &amp; Use</w:t>
      </w:r>
      <w:bookmarkEnd w:id="11"/>
    </w:p>
    <w:p w:rsidR="00E33E48" w:rsidRDefault="00E33E48" w:rsidP="0022480E">
      <w:pPr>
        <w:rPr>
          <w:i/>
        </w:rPr>
      </w:pPr>
      <w:r>
        <w:rPr>
          <w:i/>
        </w:rPr>
        <w:t>From the Game Design Document.</w:t>
      </w:r>
    </w:p>
    <w:p w:rsidR="001B1A88" w:rsidRPr="00E066C9" w:rsidRDefault="00E0057B" w:rsidP="00E33E48">
      <w:pPr>
        <w:ind w:firstLine="720"/>
      </w:pPr>
      <w:r w:rsidRPr="00E066C9">
        <w:t xml:space="preserve">According to these guidelines: </w:t>
      </w:r>
      <w:hyperlink r:id="rId15" w:history="1">
        <w:r w:rsidRPr="00E066C9">
          <w:rPr>
            <w:rStyle w:val="Hyperlink"/>
          </w:rPr>
          <w:t>http://gameaccessibilityguidelines.com</w:t>
        </w:r>
      </w:hyperlink>
      <w:r w:rsidRPr="00E066C9">
        <w:t xml:space="preserve"> </w:t>
      </w:r>
      <w:r w:rsidR="0016328D" w:rsidRPr="00E066C9">
        <w:t>this game will be built to the BASIC level of inclusion.</w:t>
      </w:r>
    </w:p>
    <w:p w:rsidR="00A83B9C" w:rsidRPr="00AE7692" w:rsidRDefault="00A83B9C" w:rsidP="0022480E"/>
    <w:p w:rsidR="00A83B9C" w:rsidRDefault="00A83B9C" w:rsidP="00A83B9C">
      <w:pPr>
        <w:pStyle w:val="Heading2"/>
      </w:pPr>
      <w:bookmarkStart w:id="12" w:name="_Toc525820803"/>
      <w:r w:rsidRPr="00280984">
        <w:rPr>
          <w:highlight w:val="yellow"/>
        </w:rPr>
        <w:t>INCLUSION</w:t>
      </w:r>
      <w:bookmarkEnd w:id="12"/>
    </w:p>
    <w:p w:rsidR="00E0057B" w:rsidRDefault="00E0057B" w:rsidP="0022480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3959"/>
        <w:gridCol w:w="2889"/>
      </w:tblGrid>
      <w:tr w:rsidR="00E0057B" w:rsidRPr="005D69E2" w:rsidTr="005D69E2">
        <w:tc>
          <w:tcPr>
            <w:tcW w:w="1818" w:type="dxa"/>
            <w:shd w:val="clear" w:color="auto" w:fill="E7E6E6"/>
          </w:tcPr>
          <w:p w:rsidR="00E0057B" w:rsidRPr="00773357" w:rsidRDefault="00E0057B" w:rsidP="0022480E">
            <w:r w:rsidRPr="00773357">
              <w:t>Ability</w:t>
            </w:r>
          </w:p>
        </w:tc>
        <w:tc>
          <w:tcPr>
            <w:tcW w:w="4086" w:type="dxa"/>
            <w:shd w:val="clear" w:color="auto" w:fill="E7E6E6"/>
          </w:tcPr>
          <w:p w:rsidR="00E0057B" w:rsidRPr="00773357" w:rsidRDefault="00E0057B" w:rsidP="005D69E2">
            <w:pPr>
              <w:jc w:val="left"/>
            </w:pPr>
            <w:r w:rsidRPr="00773357">
              <w:t>Level</w:t>
            </w:r>
            <w:r w:rsidR="004D2CAB" w:rsidRPr="00773357">
              <w:t xml:space="preserve"> </w:t>
            </w:r>
            <w:r w:rsidRPr="00773357">
              <w:t xml:space="preserve">(Basic, Intermediate, Advanced) </w:t>
            </w:r>
          </w:p>
        </w:tc>
        <w:tc>
          <w:tcPr>
            <w:tcW w:w="2952" w:type="dxa"/>
            <w:shd w:val="clear" w:color="auto" w:fill="E7E6E6"/>
          </w:tcPr>
          <w:p w:rsidR="00E0057B" w:rsidRPr="00773357" w:rsidRDefault="00E0057B" w:rsidP="0022480E">
            <w:r w:rsidRPr="00773357">
              <w:t>Strategy for inclusion</w:t>
            </w:r>
          </w:p>
        </w:tc>
      </w:tr>
      <w:tr w:rsidR="00E0057B" w:rsidRPr="005D69E2" w:rsidTr="005D69E2">
        <w:tc>
          <w:tcPr>
            <w:tcW w:w="1818" w:type="dxa"/>
            <w:shd w:val="clear" w:color="auto" w:fill="auto"/>
          </w:tcPr>
          <w:p w:rsidR="00E0057B" w:rsidRPr="005D69E2" w:rsidRDefault="00773357" w:rsidP="0022480E">
            <w:pPr>
              <w:rPr>
                <w:i/>
              </w:rPr>
            </w:pPr>
            <w:r w:rsidRPr="005D69E2">
              <w:rPr>
                <w:i/>
              </w:rPr>
              <w:t>Fine Motor</w:t>
            </w:r>
          </w:p>
        </w:tc>
        <w:tc>
          <w:tcPr>
            <w:tcW w:w="4086" w:type="dxa"/>
            <w:shd w:val="clear" w:color="auto" w:fill="auto"/>
          </w:tcPr>
          <w:p w:rsidR="00E0057B" w:rsidRPr="005D69E2" w:rsidRDefault="0016328D" w:rsidP="0022480E">
            <w:pPr>
              <w:rPr>
                <w:i/>
              </w:rPr>
            </w:pPr>
            <w:r>
              <w:rPr>
                <w:i/>
              </w:rPr>
              <w:t>Basic</w:t>
            </w:r>
          </w:p>
        </w:tc>
        <w:tc>
          <w:tcPr>
            <w:tcW w:w="2952" w:type="dxa"/>
            <w:shd w:val="clear" w:color="auto" w:fill="auto"/>
          </w:tcPr>
          <w:p w:rsidR="00E0057B" w:rsidRPr="005D69E2" w:rsidRDefault="00973FFF" w:rsidP="0022480E">
            <w:pPr>
              <w:rPr>
                <w:i/>
              </w:rPr>
            </w:pPr>
            <w:r>
              <w:rPr>
                <w:i/>
              </w:rPr>
              <w:t>Unimplemented strategy would be an automatic start after a delay.</w:t>
            </w:r>
          </w:p>
        </w:tc>
      </w:tr>
      <w:tr w:rsidR="00E0057B" w:rsidRPr="005D69E2" w:rsidTr="005D69E2">
        <w:tc>
          <w:tcPr>
            <w:tcW w:w="1818" w:type="dxa"/>
            <w:shd w:val="clear" w:color="auto" w:fill="auto"/>
          </w:tcPr>
          <w:p w:rsidR="00E0057B" w:rsidRPr="005D69E2" w:rsidRDefault="00773357" w:rsidP="005D69E2">
            <w:pPr>
              <w:jc w:val="left"/>
              <w:rPr>
                <w:i/>
              </w:rPr>
            </w:pPr>
            <w:r w:rsidRPr="005D69E2">
              <w:rPr>
                <w:i/>
              </w:rPr>
              <w:t xml:space="preserve">Large Motor </w:t>
            </w:r>
          </w:p>
        </w:tc>
        <w:tc>
          <w:tcPr>
            <w:tcW w:w="4086" w:type="dxa"/>
            <w:shd w:val="clear" w:color="auto" w:fill="auto"/>
          </w:tcPr>
          <w:p w:rsidR="00E0057B" w:rsidRPr="005D69E2" w:rsidRDefault="0016328D" w:rsidP="0022480E">
            <w:pPr>
              <w:rPr>
                <w:i/>
              </w:rPr>
            </w:pPr>
            <w:r>
              <w:rPr>
                <w:i/>
              </w:rPr>
              <w:t>Basic</w:t>
            </w:r>
          </w:p>
        </w:tc>
        <w:tc>
          <w:tcPr>
            <w:tcW w:w="2952" w:type="dxa"/>
            <w:shd w:val="clear" w:color="auto" w:fill="auto"/>
          </w:tcPr>
          <w:p w:rsidR="00E0057B" w:rsidRPr="005D69E2" w:rsidRDefault="00973FFF" w:rsidP="0022480E">
            <w:pPr>
              <w:rPr>
                <w:i/>
              </w:rPr>
            </w:pPr>
            <w:r>
              <w:rPr>
                <w:i/>
              </w:rPr>
              <w:t>No Change</w:t>
            </w:r>
          </w:p>
        </w:tc>
      </w:tr>
      <w:tr w:rsidR="00E0057B" w:rsidRPr="005D69E2" w:rsidTr="005D69E2">
        <w:tc>
          <w:tcPr>
            <w:tcW w:w="1818" w:type="dxa"/>
            <w:shd w:val="clear" w:color="auto" w:fill="auto"/>
          </w:tcPr>
          <w:p w:rsidR="00E0057B" w:rsidRPr="005D69E2" w:rsidRDefault="00773357" w:rsidP="0022480E">
            <w:pPr>
              <w:rPr>
                <w:i/>
              </w:rPr>
            </w:pPr>
            <w:r w:rsidRPr="005D69E2">
              <w:rPr>
                <w:i/>
              </w:rPr>
              <w:t>Cognitive</w:t>
            </w:r>
          </w:p>
        </w:tc>
        <w:tc>
          <w:tcPr>
            <w:tcW w:w="4086" w:type="dxa"/>
            <w:shd w:val="clear" w:color="auto" w:fill="auto"/>
          </w:tcPr>
          <w:p w:rsidR="00E0057B" w:rsidRPr="005D69E2" w:rsidRDefault="0016328D" w:rsidP="0022480E">
            <w:pPr>
              <w:rPr>
                <w:i/>
              </w:rPr>
            </w:pPr>
            <w:r>
              <w:rPr>
                <w:i/>
              </w:rPr>
              <w:t>Basic</w:t>
            </w:r>
          </w:p>
        </w:tc>
        <w:tc>
          <w:tcPr>
            <w:tcW w:w="2952" w:type="dxa"/>
            <w:shd w:val="clear" w:color="auto" w:fill="auto"/>
          </w:tcPr>
          <w:p w:rsidR="00E0057B" w:rsidRPr="005D69E2" w:rsidRDefault="00973FFF" w:rsidP="0022480E">
            <w:pPr>
              <w:rPr>
                <w:i/>
              </w:rPr>
            </w:pPr>
            <w:r>
              <w:rPr>
                <w:i/>
              </w:rPr>
              <w:t>No Change</w:t>
            </w:r>
          </w:p>
        </w:tc>
      </w:tr>
      <w:tr w:rsidR="00773357" w:rsidRPr="005D69E2" w:rsidTr="005D69E2">
        <w:tc>
          <w:tcPr>
            <w:tcW w:w="1818" w:type="dxa"/>
            <w:shd w:val="clear" w:color="auto" w:fill="auto"/>
          </w:tcPr>
          <w:p w:rsidR="00773357" w:rsidRPr="005D69E2" w:rsidRDefault="00773357" w:rsidP="0022480E">
            <w:pPr>
              <w:rPr>
                <w:i/>
              </w:rPr>
            </w:pPr>
            <w:r w:rsidRPr="005D69E2">
              <w:rPr>
                <w:i/>
              </w:rPr>
              <w:t>Vision</w:t>
            </w:r>
          </w:p>
        </w:tc>
        <w:tc>
          <w:tcPr>
            <w:tcW w:w="4086" w:type="dxa"/>
            <w:shd w:val="clear" w:color="auto" w:fill="auto"/>
          </w:tcPr>
          <w:p w:rsidR="00773357" w:rsidRPr="005D69E2" w:rsidRDefault="0016328D" w:rsidP="0022480E">
            <w:pPr>
              <w:rPr>
                <w:i/>
              </w:rPr>
            </w:pPr>
            <w:r>
              <w:rPr>
                <w:i/>
              </w:rPr>
              <w:t>Basic</w:t>
            </w:r>
          </w:p>
        </w:tc>
        <w:tc>
          <w:tcPr>
            <w:tcW w:w="2952" w:type="dxa"/>
            <w:shd w:val="clear" w:color="auto" w:fill="auto"/>
          </w:tcPr>
          <w:p w:rsidR="00773357" w:rsidRPr="005D69E2" w:rsidRDefault="00973FFF" w:rsidP="0022480E">
            <w:pPr>
              <w:rPr>
                <w:i/>
              </w:rPr>
            </w:pPr>
            <w:r>
              <w:rPr>
                <w:i/>
              </w:rPr>
              <w:t>Implemented sound</w:t>
            </w:r>
          </w:p>
        </w:tc>
      </w:tr>
      <w:tr w:rsidR="00773357" w:rsidRPr="005D69E2" w:rsidTr="005D69E2">
        <w:tc>
          <w:tcPr>
            <w:tcW w:w="1818" w:type="dxa"/>
            <w:shd w:val="clear" w:color="auto" w:fill="auto"/>
          </w:tcPr>
          <w:p w:rsidR="00773357" w:rsidRPr="005D69E2" w:rsidRDefault="00773357" w:rsidP="0022480E">
            <w:pPr>
              <w:rPr>
                <w:i/>
              </w:rPr>
            </w:pPr>
            <w:r w:rsidRPr="005D69E2">
              <w:rPr>
                <w:i/>
              </w:rPr>
              <w:t>Hearing</w:t>
            </w:r>
          </w:p>
        </w:tc>
        <w:tc>
          <w:tcPr>
            <w:tcW w:w="4086" w:type="dxa"/>
            <w:shd w:val="clear" w:color="auto" w:fill="auto"/>
          </w:tcPr>
          <w:p w:rsidR="00773357" w:rsidRPr="005D69E2" w:rsidRDefault="0016328D" w:rsidP="0022480E">
            <w:pPr>
              <w:rPr>
                <w:i/>
              </w:rPr>
            </w:pPr>
            <w:r>
              <w:rPr>
                <w:i/>
              </w:rPr>
              <w:t>Basic</w:t>
            </w:r>
          </w:p>
        </w:tc>
        <w:tc>
          <w:tcPr>
            <w:tcW w:w="2952" w:type="dxa"/>
            <w:shd w:val="clear" w:color="auto" w:fill="auto"/>
          </w:tcPr>
          <w:p w:rsidR="00773357" w:rsidRPr="005D69E2" w:rsidRDefault="00973FFF" w:rsidP="0022480E">
            <w:pPr>
              <w:rPr>
                <w:i/>
              </w:rPr>
            </w:pPr>
            <w:r>
              <w:rPr>
                <w:i/>
              </w:rPr>
              <w:t>Implemented Visuals</w:t>
            </w:r>
          </w:p>
        </w:tc>
      </w:tr>
      <w:tr w:rsidR="00773357" w:rsidRPr="005D69E2" w:rsidTr="005D69E2">
        <w:tc>
          <w:tcPr>
            <w:tcW w:w="1818" w:type="dxa"/>
            <w:shd w:val="clear" w:color="auto" w:fill="auto"/>
          </w:tcPr>
          <w:p w:rsidR="00773357" w:rsidRPr="005D69E2" w:rsidRDefault="00773357" w:rsidP="0022480E">
            <w:pPr>
              <w:rPr>
                <w:i/>
              </w:rPr>
            </w:pPr>
            <w:r w:rsidRPr="005D69E2">
              <w:rPr>
                <w:i/>
              </w:rPr>
              <w:t>Speech</w:t>
            </w:r>
          </w:p>
        </w:tc>
        <w:tc>
          <w:tcPr>
            <w:tcW w:w="4086" w:type="dxa"/>
            <w:shd w:val="clear" w:color="auto" w:fill="auto"/>
          </w:tcPr>
          <w:p w:rsidR="00773357" w:rsidRPr="005D69E2" w:rsidRDefault="0016328D" w:rsidP="0022480E">
            <w:pPr>
              <w:rPr>
                <w:i/>
              </w:rPr>
            </w:pPr>
            <w:r>
              <w:rPr>
                <w:i/>
              </w:rPr>
              <w:t>Basic</w:t>
            </w:r>
          </w:p>
        </w:tc>
        <w:tc>
          <w:tcPr>
            <w:tcW w:w="2952" w:type="dxa"/>
            <w:shd w:val="clear" w:color="auto" w:fill="auto"/>
          </w:tcPr>
          <w:p w:rsidR="00773357" w:rsidRPr="005D69E2" w:rsidRDefault="00973FFF" w:rsidP="0022480E">
            <w:pPr>
              <w:rPr>
                <w:i/>
              </w:rPr>
            </w:pPr>
            <w:r>
              <w:rPr>
                <w:i/>
              </w:rPr>
              <w:t>No Change</w:t>
            </w:r>
          </w:p>
        </w:tc>
      </w:tr>
      <w:tr w:rsidR="00773357" w:rsidRPr="005D69E2" w:rsidTr="005D69E2">
        <w:tc>
          <w:tcPr>
            <w:tcW w:w="1818" w:type="dxa"/>
            <w:shd w:val="clear" w:color="auto" w:fill="auto"/>
          </w:tcPr>
          <w:p w:rsidR="00773357" w:rsidRPr="005D69E2" w:rsidRDefault="00773357" w:rsidP="0022480E">
            <w:pPr>
              <w:rPr>
                <w:i/>
              </w:rPr>
            </w:pPr>
            <w:r w:rsidRPr="005D69E2">
              <w:rPr>
                <w:i/>
              </w:rPr>
              <w:t>General</w:t>
            </w:r>
          </w:p>
        </w:tc>
        <w:tc>
          <w:tcPr>
            <w:tcW w:w="4086" w:type="dxa"/>
            <w:shd w:val="clear" w:color="auto" w:fill="auto"/>
          </w:tcPr>
          <w:p w:rsidR="00773357" w:rsidRPr="005D69E2" w:rsidRDefault="0016328D" w:rsidP="0022480E">
            <w:pPr>
              <w:rPr>
                <w:i/>
              </w:rPr>
            </w:pPr>
            <w:r>
              <w:rPr>
                <w:i/>
              </w:rPr>
              <w:t>Basic</w:t>
            </w:r>
          </w:p>
        </w:tc>
        <w:tc>
          <w:tcPr>
            <w:tcW w:w="2952" w:type="dxa"/>
            <w:shd w:val="clear" w:color="auto" w:fill="auto"/>
          </w:tcPr>
          <w:p w:rsidR="00773357" w:rsidRPr="005D69E2" w:rsidRDefault="00773357" w:rsidP="0022480E">
            <w:pPr>
              <w:rPr>
                <w:i/>
              </w:rPr>
            </w:pPr>
          </w:p>
        </w:tc>
      </w:tr>
    </w:tbl>
    <w:p w:rsidR="00E0057B" w:rsidRDefault="00E0057B" w:rsidP="0022480E">
      <w:pPr>
        <w:rPr>
          <w:i/>
        </w:rPr>
      </w:pPr>
    </w:p>
    <w:p w:rsidR="006A0154" w:rsidRDefault="004419F3" w:rsidP="00321BAA">
      <w:pPr>
        <w:pStyle w:val="Heading2"/>
      </w:pPr>
      <w:bookmarkStart w:id="13" w:name="_Toc525820804"/>
      <w:r>
        <w:t>GAME</w:t>
      </w:r>
      <w:r w:rsidR="006A0154">
        <w:t xml:space="preserve"> REQUIR</w:t>
      </w:r>
      <w:r>
        <w:t>E</w:t>
      </w:r>
      <w:r w:rsidR="006A0154">
        <w:t>MENTS</w:t>
      </w:r>
      <w:bookmarkEnd w:id="13"/>
    </w:p>
    <w:p w:rsidR="00B05627" w:rsidRDefault="00F47C2A" w:rsidP="00B05627">
      <w:pPr>
        <w:rPr>
          <w:i/>
        </w:rPr>
      </w:pPr>
      <w:r w:rsidRPr="00F47C2A">
        <w:rPr>
          <w:i/>
        </w:rPr>
        <w:t xml:space="preserve">These are the requirements for the game that will become the traceability matrix and will help </w:t>
      </w:r>
      <w:r w:rsidR="00407088">
        <w:rPr>
          <w:i/>
        </w:rPr>
        <w:t>the team communicate who are working</w:t>
      </w:r>
      <w:r>
        <w:rPr>
          <w:i/>
        </w:rPr>
        <w:t xml:space="preserve"> on the game, there is a scoping meeting with the team to determine which requirements will be built and which will be in the next release or iteration of the project. </w:t>
      </w:r>
      <w:r w:rsidR="00075307">
        <w:rPr>
          <w:i/>
        </w:rPr>
        <w:t>Add a row for each requirement to this table.</w:t>
      </w:r>
    </w:p>
    <w:p w:rsidR="00075307" w:rsidRPr="00F47C2A" w:rsidRDefault="00075307" w:rsidP="00B0562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444"/>
        <w:gridCol w:w="5074"/>
        <w:gridCol w:w="1133"/>
        <w:gridCol w:w="1071"/>
      </w:tblGrid>
      <w:tr w:rsidR="00F47C2A" w:rsidRPr="00FD7726" w:rsidTr="00F47C2A">
        <w:tc>
          <w:tcPr>
            <w:tcW w:w="918" w:type="dxa"/>
            <w:tcBorders>
              <w:bottom w:val="single" w:sz="4" w:space="0" w:color="auto"/>
            </w:tcBorders>
            <w:shd w:val="pct5" w:color="auto" w:fill="FFFFFF"/>
          </w:tcPr>
          <w:p w:rsidR="00F47C2A" w:rsidRDefault="00F47C2A" w:rsidP="00FC4EB6">
            <w:r>
              <w:t>Done</w:t>
            </w:r>
          </w:p>
          <w:p w:rsidR="00F47C2A" w:rsidRPr="00FD7726" w:rsidRDefault="00F47C2A" w:rsidP="00F47C2A">
            <w:pPr>
              <w:jc w:val="left"/>
            </w:pPr>
            <w:r>
              <w:t>(Y/N)</w:t>
            </w:r>
          </w:p>
        </w:tc>
        <w:tc>
          <w:tcPr>
            <w:tcW w:w="450" w:type="dxa"/>
            <w:tcBorders>
              <w:bottom w:val="single" w:sz="4" w:space="0" w:color="auto"/>
            </w:tcBorders>
            <w:shd w:val="pct5" w:color="auto" w:fill="FFFFFF"/>
          </w:tcPr>
          <w:p w:rsidR="00F47C2A" w:rsidRPr="00FD7726" w:rsidRDefault="00F47C2A" w:rsidP="00FC4EB6">
            <w:r w:rsidRPr="00FD7726">
              <w:t>#</w:t>
            </w:r>
          </w:p>
        </w:tc>
        <w:tc>
          <w:tcPr>
            <w:tcW w:w="5277" w:type="dxa"/>
            <w:tcBorders>
              <w:bottom w:val="single" w:sz="4" w:space="0" w:color="auto"/>
            </w:tcBorders>
            <w:shd w:val="pct5" w:color="auto" w:fill="FFFFFF"/>
          </w:tcPr>
          <w:p w:rsidR="00F47C2A" w:rsidRPr="00FD7726" w:rsidRDefault="00F47C2A" w:rsidP="00FC4EB6">
            <w:r w:rsidRPr="00FD7726">
              <w:t>Requirement Description</w:t>
            </w:r>
          </w:p>
        </w:tc>
        <w:tc>
          <w:tcPr>
            <w:tcW w:w="1133" w:type="dxa"/>
            <w:tcBorders>
              <w:bottom w:val="single" w:sz="4" w:space="0" w:color="auto"/>
            </w:tcBorders>
            <w:shd w:val="pct5" w:color="auto" w:fill="FFFFFF"/>
          </w:tcPr>
          <w:p w:rsidR="00F47C2A" w:rsidRPr="00FD7726" w:rsidRDefault="00F47C2A" w:rsidP="00FC4EB6">
            <w:r w:rsidRPr="00FD7726">
              <w:t>Originator of Req.</w:t>
            </w:r>
          </w:p>
        </w:tc>
        <w:tc>
          <w:tcPr>
            <w:tcW w:w="1078" w:type="dxa"/>
            <w:tcBorders>
              <w:bottom w:val="single" w:sz="4" w:space="0" w:color="auto"/>
            </w:tcBorders>
            <w:shd w:val="pct5" w:color="auto" w:fill="FFFFFF"/>
          </w:tcPr>
          <w:p w:rsidR="00F47C2A" w:rsidRPr="00FD7726" w:rsidRDefault="00F47C2A" w:rsidP="00FC4EB6">
            <w:r w:rsidRPr="00FD7726">
              <w:t>Scope (In/Out)</w:t>
            </w:r>
          </w:p>
        </w:tc>
      </w:tr>
      <w:tr w:rsidR="00F47C2A" w:rsidTr="00280984">
        <w:tc>
          <w:tcPr>
            <w:tcW w:w="918" w:type="dxa"/>
          </w:tcPr>
          <w:p w:rsidR="00F47C2A" w:rsidRDefault="00F47C2A" w:rsidP="00FC4EB6"/>
        </w:tc>
        <w:tc>
          <w:tcPr>
            <w:tcW w:w="450" w:type="dxa"/>
            <w:shd w:val="clear" w:color="auto" w:fill="auto"/>
          </w:tcPr>
          <w:p w:rsidR="00F47C2A" w:rsidRDefault="00F47C2A" w:rsidP="00FC4EB6">
            <w:r>
              <w:t>1</w:t>
            </w:r>
          </w:p>
        </w:tc>
        <w:tc>
          <w:tcPr>
            <w:tcW w:w="5277" w:type="dxa"/>
            <w:shd w:val="clear" w:color="auto" w:fill="auto"/>
          </w:tcPr>
          <w:p w:rsidR="00F47C2A" w:rsidRDefault="00280984" w:rsidP="00280984">
            <w:pPr>
              <w:jc w:val="left"/>
            </w:pPr>
            <w:r>
              <w:t>The player shall be able to play the piece on both iPhone and Android devices</w:t>
            </w:r>
          </w:p>
          <w:p w:rsidR="00280984" w:rsidRDefault="00280984" w:rsidP="00280984">
            <w:pPr>
              <w:jc w:val="left"/>
            </w:pPr>
          </w:p>
        </w:tc>
        <w:tc>
          <w:tcPr>
            <w:tcW w:w="1133" w:type="dxa"/>
            <w:shd w:val="clear" w:color="auto" w:fill="auto"/>
          </w:tcPr>
          <w:p w:rsidR="00F47C2A" w:rsidRDefault="00280984" w:rsidP="00FC4EB6">
            <w:r>
              <w:lastRenderedPageBreak/>
              <w:t>PAM</w:t>
            </w:r>
          </w:p>
        </w:tc>
        <w:tc>
          <w:tcPr>
            <w:tcW w:w="1078" w:type="dxa"/>
            <w:shd w:val="clear" w:color="auto" w:fill="auto"/>
          </w:tcPr>
          <w:p w:rsidR="00F47C2A" w:rsidRDefault="00280984" w:rsidP="00FC4EB6">
            <w:r>
              <w:t>In</w:t>
            </w:r>
          </w:p>
        </w:tc>
      </w:tr>
      <w:tr w:rsidR="00280984" w:rsidTr="00280984">
        <w:tc>
          <w:tcPr>
            <w:tcW w:w="918" w:type="dxa"/>
          </w:tcPr>
          <w:p w:rsidR="00280984" w:rsidRDefault="00280984" w:rsidP="00FC4EB6"/>
        </w:tc>
        <w:tc>
          <w:tcPr>
            <w:tcW w:w="450" w:type="dxa"/>
            <w:shd w:val="clear" w:color="auto" w:fill="auto"/>
          </w:tcPr>
          <w:p w:rsidR="00280984" w:rsidRDefault="00280984" w:rsidP="00FC4EB6">
            <w:r>
              <w:t>2</w:t>
            </w:r>
          </w:p>
        </w:tc>
        <w:tc>
          <w:tcPr>
            <w:tcW w:w="5277" w:type="dxa"/>
            <w:shd w:val="clear" w:color="auto" w:fill="auto"/>
          </w:tcPr>
          <w:p w:rsidR="00280984" w:rsidRDefault="00280984" w:rsidP="00280984">
            <w:pPr>
              <w:jc w:val="left"/>
            </w:pPr>
            <w:r>
              <w:t>The player shall be able to discover hidden history or experience something new about the artwork through the AR experience.</w:t>
            </w:r>
          </w:p>
          <w:p w:rsidR="00280984" w:rsidRDefault="00280984" w:rsidP="00280984">
            <w:pPr>
              <w:jc w:val="left"/>
            </w:pPr>
          </w:p>
        </w:tc>
        <w:tc>
          <w:tcPr>
            <w:tcW w:w="1133" w:type="dxa"/>
            <w:shd w:val="clear" w:color="auto" w:fill="auto"/>
          </w:tcPr>
          <w:p w:rsidR="00280984" w:rsidRDefault="00280984" w:rsidP="00FC4EB6">
            <w:r>
              <w:t>PAM</w:t>
            </w:r>
          </w:p>
        </w:tc>
        <w:tc>
          <w:tcPr>
            <w:tcW w:w="1078" w:type="dxa"/>
            <w:shd w:val="clear" w:color="auto" w:fill="auto"/>
          </w:tcPr>
          <w:p w:rsidR="00280984" w:rsidRDefault="00280984" w:rsidP="00FC4EB6">
            <w:r>
              <w:t>In</w:t>
            </w:r>
          </w:p>
        </w:tc>
      </w:tr>
      <w:tr w:rsidR="00280984" w:rsidTr="00280984">
        <w:tc>
          <w:tcPr>
            <w:tcW w:w="918" w:type="dxa"/>
          </w:tcPr>
          <w:p w:rsidR="00280984" w:rsidRDefault="00280984" w:rsidP="00FC4EB6"/>
        </w:tc>
        <w:tc>
          <w:tcPr>
            <w:tcW w:w="450" w:type="dxa"/>
            <w:shd w:val="clear" w:color="auto" w:fill="auto"/>
          </w:tcPr>
          <w:p w:rsidR="00280984" w:rsidRDefault="00280984" w:rsidP="00FC4EB6">
            <w:r>
              <w:t>3</w:t>
            </w:r>
          </w:p>
        </w:tc>
        <w:tc>
          <w:tcPr>
            <w:tcW w:w="5277" w:type="dxa"/>
            <w:shd w:val="clear" w:color="auto" w:fill="auto"/>
          </w:tcPr>
          <w:p w:rsidR="00280984" w:rsidRDefault="00280984" w:rsidP="00280984">
            <w:pPr>
              <w:jc w:val="left"/>
            </w:pPr>
            <w:r>
              <w:t>The AR experience will give the player one of these features: 1) a reason to stay, 2) a reason to share, 3) a reason to rescan</w:t>
            </w:r>
          </w:p>
        </w:tc>
        <w:tc>
          <w:tcPr>
            <w:tcW w:w="1133" w:type="dxa"/>
            <w:shd w:val="clear" w:color="auto" w:fill="auto"/>
          </w:tcPr>
          <w:p w:rsidR="00280984" w:rsidRDefault="00280984" w:rsidP="00FC4EB6">
            <w:r>
              <w:t>Theresa</w:t>
            </w:r>
          </w:p>
        </w:tc>
        <w:tc>
          <w:tcPr>
            <w:tcW w:w="1078" w:type="dxa"/>
            <w:shd w:val="clear" w:color="auto" w:fill="auto"/>
          </w:tcPr>
          <w:p w:rsidR="00280984" w:rsidRDefault="00280984" w:rsidP="00FC4EB6">
            <w:r>
              <w:t>In</w:t>
            </w:r>
          </w:p>
        </w:tc>
      </w:tr>
      <w:tr w:rsidR="00280984" w:rsidTr="00F47C2A">
        <w:tc>
          <w:tcPr>
            <w:tcW w:w="918" w:type="dxa"/>
            <w:tcBorders>
              <w:bottom w:val="single" w:sz="4" w:space="0" w:color="auto"/>
            </w:tcBorders>
          </w:tcPr>
          <w:p w:rsidR="00280984" w:rsidRDefault="00280984" w:rsidP="00FC4EB6"/>
        </w:tc>
        <w:tc>
          <w:tcPr>
            <w:tcW w:w="450" w:type="dxa"/>
            <w:tcBorders>
              <w:bottom w:val="single" w:sz="4" w:space="0" w:color="auto"/>
            </w:tcBorders>
            <w:shd w:val="clear" w:color="auto" w:fill="auto"/>
          </w:tcPr>
          <w:p w:rsidR="00280984" w:rsidRDefault="00280984" w:rsidP="00FC4EB6">
            <w:r>
              <w:t>4</w:t>
            </w:r>
          </w:p>
        </w:tc>
        <w:tc>
          <w:tcPr>
            <w:tcW w:w="5277" w:type="dxa"/>
            <w:tcBorders>
              <w:bottom w:val="single" w:sz="4" w:space="0" w:color="auto"/>
            </w:tcBorders>
            <w:shd w:val="clear" w:color="auto" w:fill="auto"/>
          </w:tcPr>
          <w:p w:rsidR="00280984" w:rsidRDefault="00280984" w:rsidP="00280984">
            <w:pPr>
              <w:jc w:val="left"/>
            </w:pPr>
            <w:r>
              <w:t>The piece will include the hashtag #</w:t>
            </w:r>
            <w:proofErr w:type="spellStart"/>
            <w:r>
              <w:t>PhxArtAR</w:t>
            </w:r>
            <w:proofErr w:type="spellEnd"/>
          </w:p>
        </w:tc>
        <w:tc>
          <w:tcPr>
            <w:tcW w:w="1133" w:type="dxa"/>
            <w:tcBorders>
              <w:bottom w:val="single" w:sz="4" w:space="0" w:color="auto"/>
            </w:tcBorders>
            <w:shd w:val="clear" w:color="auto" w:fill="auto"/>
          </w:tcPr>
          <w:p w:rsidR="00280984" w:rsidRDefault="00280984" w:rsidP="00FC4EB6">
            <w:r>
              <w:t>Theresa</w:t>
            </w:r>
          </w:p>
        </w:tc>
        <w:tc>
          <w:tcPr>
            <w:tcW w:w="1078" w:type="dxa"/>
            <w:tcBorders>
              <w:bottom w:val="single" w:sz="4" w:space="0" w:color="auto"/>
            </w:tcBorders>
            <w:shd w:val="clear" w:color="auto" w:fill="auto"/>
          </w:tcPr>
          <w:p w:rsidR="00280984" w:rsidRDefault="00280984" w:rsidP="00FC4EB6">
            <w:r>
              <w:t>In</w:t>
            </w:r>
          </w:p>
        </w:tc>
      </w:tr>
    </w:tbl>
    <w:p w:rsidR="00F47C2A" w:rsidRDefault="00F47C2A" w:rsidP="00F47C2A"/>
    <w:p w:rsidR="007E752C" w:rsidRPr="00E86C46" w:rsidRDefault="00AC3055" w:rsidP="007E752C">
      <w:pPr>
        <w:pStyle w:val="Heading2"/>
      </w:pPr>
      <w:bookmarkStart w:id="14" w:name="_Toc525820805"/>
      <w:r>
        <w:t>USER CHARACTERISTICS</w:t>
      </w:r>
      <w:bookmarkEnd w:id="14"/>
    </w:p>
    <w:p w:rsidR="007E752C" w:rsidRDefault="007E752C" w:rsidP="007E752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2432"/>
        <w:gridCol w:w="5224"/>
      </w:tblGrid>
      <w:tr w:rsidR="007E752C" w:rsidTr="00FC4EB6">
        <w:tc>
          <w:tcPr>
            <w:tcW w:w="1008" w:type="dxa"/>
            <w:shd w:val="pct12" w:color="auto" w:fill="auto"/>
          </w:tcPr>
          <w:p w:rsidR="007E752C" w:rsidRDefault="007E752C" w:rsidP="00FC4EB6">
            <w:r>
              <w:t>How many?</w:t>
            </w:r>
          </w:p>
        </w:tc>
        <w:tc>
          <w:tcPr>
            <w:tcW w:w="2610" w:type="dxa"/>
            <w:shd w:val="pct12" w:color="auto" w:fill="auto"/>
          </w:tcPr>
          <w:p w:rsidR="007E752C" w:rsidRDefault="007E752C" w:rsidP="00FC4EB6">
            <w:r>
              <w:t xml:space="preserve">Title </w:t>
            </w:r>
          </w:p>
        </w:tc>
        <w:tc>
          <w:tcPr>
            <w:tcW w:w="5958" w:type="dxa"/>
            <w:shd w:val="pct12" w:color="auto" w:fill="auto"/>
          </w:tcPr>
          <w:p w:rsidR="007E752C" w:rsidRDefault="007E752C" w:rsidP="00FC4EB6">
            <w:r>
              <w:t>Description of Characteristics</w:t>
            </w:r>
          </w:p>
        </w:tc>
      </w:tr>
      <w:tr w:rsidR="007E752C" w:rsidTr="00FC4EB6">
        <w:tc>
          <w:tcPr>
            <w:tcW w:w="1008" w:type="dxa"/>
          </w:tcPr>
          <w:p w:rsidR="007E752C" w:rsidRDefault="009D422C" w:rsidP="00FC4EB6">
            <w:r>
              <w:t>??</w:t>
            </w:r>
          </w:p>
        </w:tc>
        <w:tc>
          <w:tcPr>
            <w:tcW w:w="2610" w:type="dxa"/>
          </w:tcPr>
          <w:p w:rsidR="007E752C" w:rsidRDefault="007E752C" w:rsidP="009D422C">
            <w:pPr>
              <w:jc w:val="left"/>
            </w:pPr>
            <w:r>
              <w:t xml:space="preserve">Casual </w:t>
            </w:r>
            <w:r w:rsidR="009D422C">
              <w:t xml:space="preserve">Museum Attendees </w:t>
            </w:r>
          </w:p>
          <w:p w:rsidR="009D422C" w:rsidRDefault="009D422C" w:rsidP="009D422C">
            <w:pPr>
              <w:jc w:val="left"/>
            </w:pPr>
            <w:r>
              <w:t>(Adults, Parents, Kids)</w:t>
            </w:r>
          </w:p>
        </w:tc>
        <w:tc>
          <w:tcPr>
            <w:tcW w:w="5958" w:type="dxa"/>
          </w:tcPr>
          <w:p w:rsidR="007E752C" w:rsidRDefault="009D422C" w:rsidP="007E752C">
            <w:r>
              <w:t>All of these players will need no learning curve</w:t>
            </w:r>
            <w:r w:rsidR="007E752C">
              <w:t>.</w:t>
            </w:r>
            <w:r>
              <w:t xml:space="preserve">  These players are able to download and install the game on their phone (either Android or iPhone) and follow instructions to play the game.</w:t>
            </w:r>
            <w:r w:rsidR="007E752C">
              <w:t xml:space="preserve"> </w:t>
            </w:r>
          </w:p>
        </w:tc>
      </w:tr>
      <w:tr w:rsidR="007E752C" w:rsidTr="00FC4EB6">
        <w:tc>
          <w:tcPr>
            <w:tcW w:w="1008" w:type="dxa"/>
          </w:tcPr>
          <w:p w:rsidR="007E752C" w:rsidRDefault="009D422C" w:rsidP="00FC4EB6">
            <w:r>
              <w:t>20</w:t>
            </w:r>
          </w:p>
        </w:tc>
        <w:tc>
          <w:tcPr>
            <w:tcW w:w="2610" w:type="dxa"/>
          </w:tcPr>
          <w:p w:rsidR="007E752C" w:rsidRDefault="009D422C" w:rsidP="009D422C">
            <w:pPr>
              <w:jc w:val="left"/>
            </w:pPr>
            <w:r>
              <w:t>Museum Docents</w:t>
            </w:r>
          </w:p>
        </w:tc>
        <w:tc>
          <w:tcPr>
            <w:tcW w:w="5958" w:type="dxa"/>
          </w:tcPr>
          <w:p w:rsidR="007E752C" w:rsidRDefault="009D422C" w:rsidP="009D422C">
            <w:r>
              <w:t>A</w:t>
            </w:r>
            <w:r w:rsidR="007E752C">
              <w:t xml:space="preserve">re </w:t>
            </w:r>
            <w:r>
              <w:t xml:space="preserve">trained in educating the public about the collection. They will need </w:t>
            </w:r>
            <w:r w:rsidR="007E752C">
              <w:t xml:space="preserve">further </w:t>
            </w:r>
            <w:r>
              <w:t xml:space="preserve">training in using the game. It should be simple for them as well. </w:t>
            </w:r>
          </w:p>
        </w:tc>
      </w:tr>
      <w:tr w:rsidR="007E752C" w:rsidTr="00FC4EB6">
        <w:tc>
          <w:tcPr>
            <w:tcW w:w="1008" w:type="dxa"/>
          </w:tcPr>
          <w:p w:rsidR="007E752C" w:rsidRDefault="009D422C" w:rsidP="00FC4EB6">
            <w:r>
              <w:t>3</w:t>
            </w:r>
          </w:p>
        </w:tc>
        <w:tc>
          <w:tcPr>
            <w:tcW w:w="2610" w:type="dxa"/>
          </w:tcPr>
          <w:p w:rsidR="007E752C" w:rsidRDefault="009D422C" w:rsidP="009D422C">
            <w:pPr>
              <w:jc w:val="left"/>
            </w:pPr>
            <w:r>
              <w:t>Museum Educators</w:t>
            </w:r>
          </w:p>
          <w:p w:rsidR="009D422C" w:rsidRDefault="009D422C" w:rsidP="009D422C">
            <w:pPr>
              <w:jc w:val="left"/>
            </w:pPr>
          </w:p>
        </w:tc>
        <w:tc>
          <w:tcPr>
            <w:tcW w:w="5958" w:type="dxa"/>
          </w:tcPr>
          <w:p w:rsidR="007E752C" w:rsidRDefault="007E752C" w:rsidP="007E752C">
            <w:r>
              <w:t>They manage the</w:t>
            </w:r>
            <w:r w:rsidR="009D422C">
              <w:t xml:space="preserve"> docents and the educational materials. They train and guide the Docents and the School Art Educators</w:t>
            </w:r>
            <w:r w:rsidR="001F0D5F">
              <w:t>.</w:t>
            </w:r>
          </w:p>
        </w:tc>
      </w:tr>
      <w:tr w:rsidR="007E752C" w:rsidTr="00FC4EB6">
        <w:tc>
          <w:tcPr>
            <w:tcW w:w="1008" w:type="dxa"/>
          </w:tcPr>
          <w:p w:rsidR="007E752C" w:rsidRDefault="009D422C" w:rsidP="00FC4EB6">
            <w:r>
              <w:t>??</w:t>
            </w:r>
          </w:p>
        </w:tc>
        <w:tc>
          <w:tcPr>
            <w:tcW w:w="2610" w:type="dxa"/>
          </w:tcPr>
          <w:p w:rsidR="007E752C" w:rsidRDefault="009D422C" w:rsidP="009D422C">
            <w:pPr>
              <w:jc w:val="left"/>
            </w:pPr>
            <w:r>
              <w:t>School Art Educators</w:t>
            </w:r>
          </w:p>
          <w:p w:rsidR="009D422C" w:rsidRDefault="009D422C" w:rsidP="009D422C">
            <w:pPr>
              <w:jc w:val="left"/>
            </w:pPr>
          </w:p>
        </w:tc>
        <w:tc>
          <w:tcPr>
            <w:tcW w:w="5958" w:type="dxa"/>
          </w:tcPr>
          <w:p w:rsidR="007E752C" w:rsidRDefault="009D422C" w:rsidP="009D422C">
            <w:r>
              <w:t>Similar to the Docents, they are trained in the collection</w:t>
            </w:r>
            <w:r w:rsidR="005E7F12">
              <w:t xml:space="preserve"> and will need training in using the game.</w:t>
            </w:r>
          </w:p>
        </w:tc>
      </w:tr>
      <w:tr w:rsidR="007E752C" w:rsidTr="00FC4EB6">
        <w:tc>
          <w:tcPr>
            <w:tcW w:w="1008" w:type="dxa"/>
          </w:tcPr>
          <w:p w:rsidR="007E752C" w:rsidRDefault="009D422C" w:rsidP="00FC4EB6">
            <w:r>
              <w:t>5</w:t>
            </w:r>
          </w:p>
        </w:tc>
        <w:tc>
          <w:tcPr>
            <w:tcW w:w="2610" w:type="dxa"/>
          </w:tcPr>
          <w:p w:rsidR="007E752C" w:rsidRDefault="009D422C" w:rsidP="009D422C">
            <w:pPr>
              <w:jc w:val="left"/>
            </w:pPr>
            <w:r>
              <w:t xml:space="preserve">Museum </w:t>
            </w:r>
            <w:r w:rsidR="007E752C">
              <w:t>Administrators</w:t>
            </w:r>
          </w:p>
          <w:p w:rsidR="007E752C" w:rsidRDefault="007E752C" w:rsidP="009D422C">
            <w:pPr>
              <w:jc w:val="left"/>
            </w:pPr>
          </w:p>
        </w:tc>
        <w:tc>
          <w:tcPr>
            <w:tcW w:w="5958" w:type="dxa"/>
          </w:tcPr>
          <w:p w:rsidR="007E752C" w:rsidRDefault="007E752C" w:rsidP="005E7F12">
            <w:r>
              <w:t xml:space="preserve">They </w:t>
            </w:r>
            <w:r w:rsidR="005E7F12">
              <w:t>oversee the entire initiative. They will play the game in order to review and approve it.</w:t>
            </w:r>
            <w:r>
              <w:t xml:space="preserve"> </w:t>
            </w:r>
          </w:p>
        </w:tc>
      </w:tr>
      <w:tr w:rsidR="001F0D5F" w:rsidTr="00FC4EB6">
        <w:tc>
          <w:tcPr>
            <w:tcW w:w="1008" w:type="dxa"/>
          </w:tcPr>
          <w:p w:rsidR="001F0D5F" w:rsidRDefault="001F0D5F" w:rsidP="001F0D5F">
            <w:r>
              <w:t>10</w:t>
            </w:r>
          </w:p>
        </w:tc>
        <w:tc>
          <w:tcPr>
            <w:tcW w:w="2610" w:type="dxa"/>
          </w:tcPr>
          <w:p w:rsidR="001F0D5F" w:rsidRDefault="001F0D5F" w:rsidP="009D422C">
            <w:pPr>
              <w:jc w:val="left"/>
            </w:pPr>
            <w:r>
              <w:t>ASU student developers</w:t>
            </w:r>
          </w:p>
        </w:tc>
        <w:tc>
          <w:tcPr>
            <w:tcW w:w="5958" w:type="dxa"/>
          </w:tcPr>
          <w:p w:rsidR="001F0D5F" w:rsidRDefault="001F0D5F" w:rsidP="001F0D5F">
            <w:r>
              <w:t>Level Design and development of their assigned level. Will be new to game development in general. This will be a quickstart approach for them.</w:t>
            </w:r>
          </w:p>
        </w:tc>
      </w:tr>
      <w:tr w:rsidR="001F0D5F" w:rsidTr="00FC4EB6">
        <w:tc>
          <w:tcPr>
            <w:tcW w:w="1008" w:type="dxa"/>
          </w:tcPr>
          <w:p w:rsidR="001F0D5F" w:rsidRDefault="001F0D5F" w:rsidP="001F0D5F">
            <w:r>
              <w:t>1</w:t>
            </w:r>
          </w:p>
        </w:tc>
        <w:tc>
          <w:tcPr>
            <w:tcW w:w="2610" w:type="dxa"/>
          </w:tcPr>
          <w:p w:rsidR="001F0D5F" w:rsidRDefault="001F0D5F" w:rsidP="009D422C">
            <w:pPr>
              <w:jc w:val="left"/>
            </w:pPr>
            <w:r>
              <w:t>ASU Professor</w:t>
            </w:r>
          </w:p>
        </w:tc>
        <w:tc>
          <w:tcPr>
            <w:tcW w:w="5958" w:type="dxa"/>
          </w:tcPr>
          <w:p w:rsidR="001F0D5F" w:rsidRDefault="001F0D5F" w:rsidP="005E7F12">
            <w:r>
              <w:t>Overall game design, liaison between ASU student developers and the Phoenix Art Museum educators, guide the students to create a usable experience.</w:t>
            </w:r>
          </w:p>
        </w:tc>
      </w:tr>
    </w:tbl>
    <w:p w:rsidR="007E752C" w:rsidRDefault="007E752C" w:rsidP="007E752C">
      <w:pPr>
        <w:pStyle w:val="Heading2"/>
      </w:pPr>
      <w:bookmarkStart w:id="15" w:name="_Toc153362"/>
      <w:bookmarkStart w:id="16" w:name="_Toc1202585"/>
      <w:bookmarkStart w:id="17" w:name="_Toc66891831"/>
      <w:bookmarkStart w:id="18" w:name="_Toc221967454"/>
      <w:bookmarkStart w:id="19" w:name="_Toc228246226"/>
    </w:p>
    <w:p w:rsidR="007E752C" w:rsidRDefault="0073453D" w:rsidP="007E752C">
      <w:pPr>
        <w:pStyle w:val="Heading2"/>
      </w:pPr>
      <w:bookmarkStart w:id="20" w:name="_Toc525820806"/>
      <w:bookmarkEnd w:id="15"/>
      <w:bookmarkEnd w:id="16"/>
      <w:bookmarkEnd w:id="17"/>
      <w:bookmarkEnd w:id="18"/>
      <w:bookmarkEnd w:id="19"/>
      <w:r>
        <w:t>USER OBJECTIVES</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66"/>
        <w:gridCol w:w="2883"/>
      </w:tblGrid>
      <w:tr w:rsidR="007E752C" w:rsidTr="007E752C">
        <w:tc>
          <w:tcPr>
            <w:tcW w:w="2955" w:type="dxa"/>
            <w:shd w:val="pct12" w:color="auto" w:fill="auto"/>
          </w:tcPr>
          <w:p w:rsidR="007E752C" w:rsidRDefault="007E752C" w:rsidP="00FC4EB6">
            <w:r>
              <w:t>Title</w:t>
            </w:r>
          </w:p>
        </w:tc>
        <w:tc>
          <w:tcPr>
            <w:tcW w:w="2935" w:type="dxa"/>
            <w:shd w:val="pct12" w:color="auto" w:fill="auto"/>
          </w:tcPr>
          <w:p w:rsidR="007E752C" w:rsidRDefault="007E752C" w:rsidP="00FC4EB6">
            <w:r>
              <w:t>Description of Objectives</w:t>
            </w:r>
          </w:p>
        </w:tc>
        <w:tc>
          <w:tcPr>
            <w:tcW w:w="2966" w:type="dxa"/>
            <w:shd w:val="pct12" w:color="auto" w:fill="auto"/>
          </w:tcPr>
          <w:p w:rsidR="007E752C" w:rsidRDefault="007E752C" w:rsidP="00FC4EB6">
            <w:r>
              <w:t>Workflow</w:t>
            </w:r>
          </w:p>
        </w:tc>
      </w:tr>
      <w:tr w:rsidR="00280984" w:rsidTr="007E752C">
        <w:tc>
          <w:tcPr>
            <w:tcW w:w="2955" w:type="dxa"/>
          </w:tcPr>
          <w:p w:rsidR="00280984" w:rsidRDefault="00280984" w:rsidP="00280984">
            <w:pPr>
              <w:jc w:val="left"/>
            </w:pPr>
            <w:r>
              <w:t>Museum Educators</w:t>
            </w:r>
          </w:p>
          <w:p w:rsidR="00280984" w:rsidRDefault="00280984" w:rsidP="00280984">
            <w:pPr>
              <w:jc w:val="left"/>
            </w:pPr>
          </w:p>
        </w:tc>
        <w:tc>
          <w:tcPr>
            <w:tcW w:w="2935" w:type="dxa"/>
          </w:tcPr>
          <w:p w:rsidR="00280984" w:rsidRDefault="00280984" w:rsidP="00280984">
            <w:pPr>
              <w:jc w:val="left"/>
            </w:pPr>
            <w:r>
              <w:t xml:space="preserve">Initiate project, review requirements and approve, test the game for final approval, train docents, art educators. </w:t>
            </w:r>
            <w:proofErr w:type="spellStart"/>
            <w:r>
              <w:t>Liason</w:t>
            </w:r>
            <w:proofErr w:type="spellEnd"/>
            <w:r>
              <w:t xml:space="preserve"> between ASU Professor and the PAM Administration. </w:t>
            </w:r>
          </w:p>
        </w:tc>
        <w:tc>
          <w:tcPr>
            <w:tcW w:w="2966" w:type="dxa"/>
          </w:tcPr>
          <w:p w:rsidR="00280984" w:rsidRDefault="00280984" w:rsidP="00280984">
            <w:pPr>
              <w:jc w:val="left"/>
            </w:pPr>
            <w:r>
              <w:t>First, intermediary reviews, final approval.</w:t>
            </w:r>
          </w:p>
        </w:tc>
      </w:tr>
      <w:tr w:rsidR="00280984" w:rsidTr="007E752C">
        <w:tc>
          <w:tcPr>
            <w:tcW w:w="2955" w:type="dxa"/>
          </w:tcPr>
          <w:p w:rsidR="00280984" w:rsidRDefault="00280984" w:rsidP="00280984">
            <w:r>
              <w:t>ASU Professor</w:t>
            </w:r>
          </w:p>
        </w:tc>
        <w:tc>
          <w:tcPr>
            <w:tcW w:w="2935" w:type="dxa"/>
          </w:tcPr>
          <w:p w:rsidR="00280984" w:rsidRDefault="00280984" w:rsidP="00280984">
            <w:pPr>
              <w:jc w:val="left"/>
            </w:pPr>
            <w:r>
              <w:t>Write GDD and project template for Level Design Documents, guide ASU student developers.</w:t>
            </w:r>
          </w:p>
        </w:tc>
        <w:tc>
          <w:tcPr>
            <w:tcW w:w="2966" w:type="dxa"/>
          </w:tcPr>
          <w:p w:rsidR="00280984" w:rsidRDefault="00280984" w:rsidP="00280984">
            <w:pPr>
              <w:jc w:val="left"/>
            </w:pPr>
            <w:r>
              <w:t>Second, intermediary reviews and guidance. Final approval before PAM Educators approve.</w:t>
            </w:r>
          </w:p>
        </w:tc>
      </w:tr>
      <w:tr w:rsidR="00280984" w:rsidTr="007E752C">
        <w:tc>
          <w:tcPr>
            <w:tcW w:w="2955" w:type="dxa"/>
          </w:tcPr>
          <w:p w:rsidR="00280984" w:rsidRDefault="00280984" w:rsidP="00280984">
            <w:pPr>
              <w:jc w:val="left"/>
            </w:pPr>
            <w:r>
              <w:lastRenderedPageBreak/>
              <w:t>ASU student developers</w:t>
            </w:r>
          </w:p>
        </w:tc>
        <w:tc>
          <w:tcPr>
            <w:tcW w:w="2935" w:type="dxa"/>
          </w:tcPr>
          <w:p w:rsidR="00280984" w:rsidRDefault="00280984" w:rsidP="00280984">
            <w:pPr>
              <w:jc w:val="left"/>
            </w:pPr>
            <w:r>
              <w:t xml:space="preserve">Write Level Design document for their assigned level. Use template provided by ASU Professor Devine, build an AR experience that will be a level in the game produced. </w:t>
            </w:r>
          </w:p>
        </w:tc>
        <w:tc>
          <w:tcPr>
            <w:tcW w:w="2966" w:type="dxa"/>
          </w:tcPr>
          <w:p w:rsidR="00280984" w:rsidRDefault="00280984" w:rsidP="00280984">
            <w:pPr>
              <w:jc w:val="left"/>
            </w:pPr>
            <w:r>
              <w:t xml:space="preserve">Third. Use GDD requirements to write Level Design Documents and develop a level for the game. Each student will have a credit line. They will be primarily concerned with the player use cases. </w:t>
            </w:r>
          </w:p>
        </w:tc>
      </w:tr>
      <w:tr w:rsidR="00280984" w:rsidTr="007E752C">
        <w:tc>
          <w:tcPr>
            <w:tcW w:w="2955" w:type="dxa"/>
          </w:tcPr>
          <w:p w:rsidR="00280984" w:rsidRDefault="00280984" w:rsidP="00280984">
            <w:r>
              <w:t>Museum Administrators</w:t>
            </w:r>
          </w:p>
        </w:tc>
        <w:tc>
          <w:tcPr>
            <w:tcW w:w="2935" w:type="dxa"/>
          </w:tcPr>
          <w:p w:rsidR="00280984" w:rsidRDefault="00280984" w:rsidP="00280984">
            <w:pPr>
              <w:jc w:val="left"/>
            </w:pPr>
            <w:r>
              <w:t>Will approve the game for release in the PAM.</w:t>
            </w:r>
          </w:p>
        </w:tc>
        <w:tc>
          <w:tcPr>
            <w:tcW w:w="2966" w:type="dxa"/>
          </w:tcPr>
          <w:p w:rsidR="00280984" w:rsidRDefault="00280984" w:rsidP="00280984">
            <w:r>
              <w:t>Fourth</w:t>
            </w:r>
          </w:p>
        </w:tc>
      </w:tr>
      <w:tr w:rsidR="00280984" w:rsidTr="007E752C">
        <w:tc>
          <w:tcPr>
            <w:tcW w:w="2955" w:type="dxa"/>
          </w:tcPr>
          <w:p w:rsidR="00280984" w:rsidRDefault="00280984" w:rsidP="00280984">
            <w:r>
              <w:t>Museum Docents</w:t>
            </w:r>
          </w:p>
        </w:tc>
        <w:tc>
          <w:tcPr>
            <w:tcW w:w="2935" w:type="dxa"/>
          </w:tcPr>
          <w:p w:rsidR="00280984" w:rsidRDefault="00280984" w:rsidP="00280984">
            <w:pPr>
              <w:jc w:val="left"/>
            </w:pPr>
            <w:r>
              <w:t>Will use the game in their tours after release.</w:t>
            </w:r>
          </w:p>
        </w:tc>
        <w:tc>
          <w:tcPr>
            <w:tcW w:w="2966" w:type="dxa"/>
          </w:tcPr>
          <w:p w:rsidR="00280984" w:rsidRDefault="00280984" w:rsidP="00280984">
            <w:r>
              <w:t>Fifth</w:t>
            </w:r>
          </w:p>
        </w:tc>
      </w:tr>
      <w:tr w:rsidR="00280984" w:rsidTr="007E752C">
        <w:tc>
          <w:tcPr>
            <w:tcW w:w="2955" w:type="dxa"/>
          </w:tcPr>
          <w:p w:rsidR="00280984" w:rsidRDefault="00280984" w:rsidP="00280984">
            <w:pPr>
              <w:jc w:val="left"/>
            </w:pPr>
            <w:r>
              <w:t>School Art Educators</w:t>
            </w:r>
          </w:p>
          <w:p w:rsidR="00280984" w:rsidRDefault="00280984" w:rsidP="00280984"/>
        </w:tc>
        <w:tc>
          <w:tcPr>
            <w:tcW w:w="2935" w:type="dxa"/>
          </w:tcPr>
          <w:p w:rsidR="00280984" w:rsidRDefault="00280984" w:rsidP="00280984">
            <w:pPr>
              <w:jc w:val="left"/>
            </w:pPr>
            <w:r>
              <w:t>Will use the game in their lessons after release.</w:t>
            </w:r>
          </w:p>
        </w:tc>
        <w:tc>
          <w:tcPr>
            <w:tcW w:w="2966" w:type="dxa"/>
          </w:tcPr>
          <w:p w:rsidR="00280984" w:rsidRDefault="00280984" w:rsidP="00280984">
            <w:r>
              <w:t>Sixth</w:t>
            </w:r>
          </w:p>
        </w:tc>
      </w:tr>
      <w:tr w:rsidR="00280984" w:rsidTr="007E752C">
        <w:tc>
          <w:tcPr>
            <w:tcW w:w="2955" w:type="dxa"/>
          </w:tcPr>
          <w:p w:rsidR="00280984" w:rsidRDefault="00280984" w:rsidP="00280984">
            <w:pPr>
              <w:jc w:val="left"/>
            </w:pPr>
            <w:r>
              <w:t>Casual Museum Attendees (players)</w:t>
            </w:r>
          </w:p>
        </w:tc>
        <w:tc>
          <w:tcPr>
            <w:tcW w:w="2935" w:type="dxa"/>
          </w:tcPr>
          <w:p w:rsidR="00280984" w:rsidRDefault="00280984" w:rsidP="00280984">
            <w:pPr>
              <w:jc w:val="left"/>
            </w:pPr>
            <w:r>
              <w:t>Play the game for fun, discovery of hidden knowledge</w:t>
            </w:r>
          </w:p>
        </w:tc>
        <w:tc>
          <w:tcPr>
            <w:tcW w:w="2966" w:type="dxa"/>
          </w:tcPr>
          <w:p w:rsidR="00280984" w:rsidRDefault="00280984" w:rsidP="00280984">
            <w:r>
              <w:t>Last</w:t>
            </w:r>
          </w:p>
        </w:tc>
      </w:tr>
    </w:tbl>
    <w:p w:rsidR="007E752C" w:rsidRPr="00F47C2A" w:rsidRDefault="007E752C" w:rsidP="00F47C2A"/>
    <w:p w:rsidR="00321BAA" w:rsidRDefault="0020008D" w:rsidP="00321BAA">
      <w:pPr>
        <w:pStyle w:val="Heading2"/>
      </w:pPr>
      <w:bookmarkStart w:id="21" w:name="_Toc525820807"/>
      <w:r>
        <w:t>DRG USE CASE</w:t>
      </w:r>
      <w:bookmarkEnd w:id="21"/>
    </w:p>
    <w:p w:rsidR="00237C21" w:rsidRPr="001B1A88" w:rsidRDefault="007E6447" w:rsidP="0020008D">
      <w:pPr>
        <w:jc w:val="left"/>
        <w:rPr>
          <w:i/>
        </w:rPr>
      </w:pPr>
      <w:r>
        <w:rPr>
          <w:i/>
        </w:rPr>
        <w:t xml:space="preserve"> </w:t>
      </w:r>
    </w:p>
    <w:p w:rsidR="00321BAA" w:rsidRDefault="00912CC0" w:rsidP="00321BAA">
      <w:r>
        <w:rPr>
          <w:noProof/>
        </w:rPr>
        <w:drawing>
          <wp:inline distT="0" distB="0" distL="0" distR="0">
            <wp:extent cx="5486400" cy="2279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20 at 2.23.03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inline>
        </w:drawing>
      </w:r>
    </w:p>
    <w:p w:rsidR="00321BAA" w:rsidRDefault="0073453D" w:rsidP="00321BAA">
      <w:pPr>
        <w:pStyle w:val="Heading2"/>
      </w:pPr>
      <w:bookmarkStart w:id="22" w:name="_Toc525820808"/>
      <w:r w:rsidRPr="007E6447">
        <w:rPr>
          <w:highlight w:val="yellow"/>
        </w:rPr>
        <w:t>USE CASE NARRATIVE</w:t>
      </w:r>
      <w:r w:rsidR="00321BAA" w:rsidRPr="007E6447">
        <w:rPr>
          <w:highlight w:val="yellow"/>
        </w:rPr>
        <w:t xml:space="preserve"> </w:t>
      </w:r>
      <w:r w:rsidR="0020008D">
        <w:rPr>
          <w:highlight w:val="yellow"/>
        </w:rPr>
        <w:t>(D</w:t>
      </w:r>
      <w:r w:rsidR="00D508F7">
        <w:rPr>
          <w:highlight w:val="yellow"/>
        </w:rPr>
        <w:t xml:space="preserve">esert Rain God </w:t>
      </w:r>
      <w:r w:rsidR="0020008D">
        <w:rPr>
          <w:highlight w:val="yellow"/>
        </w:rPr>
        <w:t>USE CASE</w:t>
      </w:r>
      <w:r w:rsidRPr="007E6447">
        <w:rPr>
          <w:highlight w:val="yellow"/>
        </w:rPr>
        <w:t>)</w:t>
      </w:r>
      <w:bookmarkEnd w:id="22"/>
    </w:p>
    <w:p w:rsidR="00321BAA" w:rsidRPr="00327EDF" w:rsidRDefault="00321BAA" w:rsidP="00321BAA">
      <w:pPr>
        <w:rPr>
          <w:i/>
        </w:rPr>
      </w:pPr>
      <w:r w:rsidRPr="00327EDF">
        <w:rPr>
          <w:i/>
        </w:rPr>
        <w:t>Copy and paste this section for each of the use cases.</w:t>
      </w:r>
    </w:p>
    <w:p w:rsidR="00321BAA" w:rsidRDefault="00321BAA" w:rsidP="00321BAA"/>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7338"/>
      </w:tblGrid>
      <w:tr w:rsidR="00321BAA" w:rsidRPr="00482FD3" w:rsidTr="005D69E2">
        <w:tc>
          <w:tcPr>
            <w:tcW w:w="2443" w:type="dxa"/>
            <w:shd w:val="clear" w:color="auto" w:fill="auto"/>
          </w:tcPr>
          <w:p w:rsidR="00321BAA" w:rsidRPr="000B4B45" w:rsidRDefault="00321BAA" w:rsidP="005D69E2">
            <w:pPr>
              <w:rPr>
                <w:rFonts w:ascii="Arial" w:hAnsi="Arial" w:cs="Arial"/>
                <w:b/>
                <w:i/>
                <w:szCs w:val="22"/>
              </w:rPr>
            </w:pPr>
            <w:r w:rsidRPr="000B4B45">
              <w:rPr>
                <w:i/>
              </w:rPr>
              <w:t>Use Case Name:</w:t>
            </w:r>
          </w:p>
        </w:tc>
        <w:tc>
          <w:tcPr>
            <w:tcW w:w="7338" w:type="dxa"/>
            <w:shd w:val="clear" w:color="auto" w:fill="auto"/>
          </w:tcPr>
          <w:p w:rsidR="00321BAA" w:rsidRPr="00BF7798" w:rsidRDefault="00FB0AEE" w:rsidP="005D69E2">
            <w:pPr>
              <w:rPr>
                <w:szCs w:val="22"/>
              </w:rPr>
            </w:pPr>
            <w:r>
              <w:rPr>
                <w:szCs w:val="22"/>
              </w:rPr>
              <w:t>Desert Rain God</w:t>
            </w:r>
          </w:p>
        </w:tc>
      </w:tr>
      <w:tr w:rsidR="00321BAA" w:rsidRPr="00482FD3" w:rsidTr="005D69E2">
        <w:tc>
          <w:tcPr>
            <w:tcW w:w="2443" w:type="dxa"/>
            <w:shd w:val="clear" w:color="auto" w:fill="auto"/>
          </w:tcPr>
          <w:p w:rsidR="00321BAA" w:rsidRPr="000B4B45" w:rsidRDefault="00321BAA" w:rsidP="005D69E2">
            <w:pPr>
              <w:rPr>
                <w:i/>
              </w:rPr>
            </w:pPr>
            <w:r w:rsidRPr="000B4B45">
              <w:rPr>
                <w:i/>
              </w:rPr>
              <w:t>Primary Actors:</w:t>
            </w:r>
          </w:p>
        </w:tc>
        <w:tc>
          <w:tcPr>
            <w:tcW w:w="7338" w:type="dxa"/>
            <w:shd w:val="clear" w:color="auto" w:fill="auto"/>
          </w:tcPr>
          <w:p w:rsidR="00321BAA" w:rsidRPr="00BF7798" w:rsidRDefault="007E2059" w:rsidP="005D69E2">
            <w:pPr>
              <w:rPr>
                <w:szCs w:val="22"/>
              </w:rPr>
            </w:pPr>
            <w:r w:rsidRPr="00BF7798">
              <w:rPr>
                <w:szCs w:val="22"/>
              </w:rPr>
              <w:t>Player</w:t>
            </w:r>
          </w:p>
        </w:tc>
      </w:tr>
      <w:tr w:rsidR="00321BAA" w:rsidRPr="00482FD3" w:rsidTr="005D69E2">
        <w:tc>
          <w:tcPr>
            <w:tcW w:w="2443" w:type="dxa"/>
            <w:shd w:val="clear" w:color="auto" w:fill="auto"/>
          </w:tcPr>
          <w:p w:rsidR="00321BAA" w:rsidRPr="000B4B45" w:rsidRDefault="00321BAA" w:rsidP="005D69E2">
            <w:pPr>
              <w:rPr>
                <w:i/>
              </w:rPr>
            </w:pPr>
            <w:r w:rsidRPr="000B4B45">
              <w:rPr>
                <w:i/>
              </w:rPr>
              <w:t>Secondary Actors:</w:t>
            </w:r>
          </w:p>
        </w:tc>
        <w:tc>
          <w:tcPr>
            <w:tcW w:w="7338" w:type="dxa"/>
            <w:shd w:val="clear" w:color="auto" w:fill="auto"/>
          </w:tcPr>
          <w:p w:rsidR="00321BAA" w:rsidRPr="00BF7798" w:rsidRDefault="007E2059" w:rsidP="005D69E2">
            <w:pPr>
              <w:rPr>
                <w:szCs w:val="22"/>
              </w:rPr>
            </w:pPr>
            <w:r w:rsidRPr="00BF7798">
              <w:rPr>
                <w:szCs w:val="22"/>
              </w:rPr>
              <w:t>Museum and Art Educators</w:t>
            </w:r>
          </w:p>
        </w:tc>
      </w:tr>
    </w:tbl>
    <w:p w:rsidR="00321BAA" w:rsidRPr="007646B0" w:rsidRDefault="00321BAA" w:rsidP="00321BAA">
      <w:pPr>
        <w:rPr>
          <w:szCs w:val="22"/>
        </w:rPr>
      </w:pPr>
    </w:p>
    <w:p w:rsidR="00321BAA" w:rsidRPr="000B4B45" w:rsidRDefault="00321BAA" w:rsidP="00321BAA">
      <w:pPr>
        <w:rPr>
          <w:i/>
          <w:u w:val="single"/>
        </w:rPr>
      </w:pPr>
      <w:r w:rsidRPr="000B4B45">
        <w:rPr>
          <w:i/>
          <w:u w:val="single"/>
        </w:rPr>
        <w:t>Purpose:</w:t>
      </w:r>
    </w:p>
    <w:p w:rsidR="00321BAA" w:rsidRDefault="00321BAA" w:rsidP="00321BAA">
      <w:r w:rsidRPr="007646B0">
        <w:t xml:space="preserve">This use case occurs when </w:t>
      </w:r>
      <w:proofErr w:type="gramStart"/>
      <w:r>
        <w:t>….</w:t>
      </w:r>
      <w:r w:rsidR="00774354">
        <w:t>The</w:t>
      </w:r>
      <w:proofErr w:type="gramEnd"/>
      <w:r w:rsidR="00774354">
        <w:t xml:space="preserve"> player Focuses their phone on Desert Rain god image.</w:t>
      </w:r>
    </w:p>
    <w:p w:rsidR="00321BAA" w:rsidRDefault="00321BAA" w:rsidP="00321BAA"/>
    <w:p w:rsidR="00321BAA" w:rsidRPr="000B4B45" w:rsidRDefault="00321BAA" w:rsidP="00321BAA">
      <w:pPr>
        <w:rPr>
          <w:i/>
          <w:u w:val="single"/>
        </w:rPr>
      </w:pPr>
      <w:r w:rsidRPr="000B4B45">
        <w:rPr>
          <w:i/>
          <w:u w:val="single"/>
        </w:rPr>
        <w:t>Trigger:</w:t>
      </w:r>
    </w:p>
    <w:p w:rsidR="00321BAA" w:rsidRDefault="006C1276" w:rsidP="00321BAA">
      <w:r>
        <w:t>A Phone</w:t>
      </w:r>
    </w:p>
    <w:p w:rsidR="006C1276" w:rsidRDefault="006C1276" w:rsidP="00321BAA">
      <w:r>
        <w:t>HP Reveal</w:t>
      </w:r>
    </w:p>
    <w:p w:rsidR="006C1276" w:rsidRDefault="006C1276" w:rsidP="00321BAA">
      <w:r>
        <w:t>Desert rain god image</w:t>
      </w:r>
    </w:p>
    <w:p w:rsidR="00321BAA" w:rsidRPr="007646B0" w:rsidRDefault="00321BAA" w:rsidP="00321BAA"/>
    <w:p w:rsidR="00321BAA" w:rsidRPr="000B4B45" w:rsidRDefault="00321BAA" w:rsidP="00321BAA">
      <w:pPr>
        <w:rPr>
          <w:i/>
          <w:u w:val="single"/>
        </w:rPr>
      </w:pPr>
      <w:r w:rsidRPr="000B4B45">
        <w:rPr>
          <w:i/>
          <w:u w:val="single"/>
        </w:rPr>
        <w:lastRenderedPageBreak/>
        <w:t>Pre-conditions:</w:t>
      </w:r>
      <w:r w:rsidR="00FB0AEE">
        <w:rPr>
          <w:i/>
          <w:u w:val="single"/>
        </w:rPr>
        <w:t xml:space="preserve"> </w:t>
      </w:r>
      <w:r w:rsidR="00FB0AEE" w:rsidRPr="00FB0AEE">
        <w:t>Install Game</w:t>
      </w:r>
    </w:p>
    <w:p w:rsidR="00321BAA" w:rsidRPr="001B1A88" w:rsidRDefault="00321BAA" w:rsidP="00321BAA"/>
    <w:p w:rsidR="002C6BCD" w:rsidRDefault="00321BAA" w:rsidP="00321BAA">
      <w:pPr>
        <w:rPr>
          <w:i/>
          <w:u w:val="single"/>
        </w:rPr>
      </w:pPr>
      <w:r w:rsidRPr="000B4B45">
        <w:rPr>
          <w:i/>
          <w:u w:val="single"/>
        </w:rPr>
        <w:t>Basic Course:</w:t>
      </w:r>
      <w:r w:rsidR="00FB0AEE">
        <w:rPr>
          <w:i/>
          <w:u w:val="single"/>
        </w:rPr>
        <w:t xml:space="preserve"> </w:t>
      </w:r>
    </w:p>
    <w:p w:rsidR="002C6BCD" w:rsidRDefault="00FB0AEE" w:rsidP="002C6BCD">
      <w:pPr>
        <w:pStyle w:val="ListParagraph"/>
        <w:numPr>
          <w:ilvl w:val="0"/>
          <w:numId w:val="10"/>
        </w:numPr>
      </w:pPr>
      <w:r w:rsidRPr="00FB0AEE">
        <w:t>Player goes to museum</w:t>
      </w:r>
      <w:r>
        <w:t xml:space="preserve">, </w:t>
      </w:r>
    </w:p>
    <w:p w:rsidR="002C6BCD" w:rsidRDefault="00FB0AEE" w:rsidP="002C6BCD">
      <w:pPr>
        <w:pStyle w:val="ListParagraph"/>
        <w:numPr>
          <w:ilvl w:val="0"/>
          <w:numId w:val="10"/>
        </w:numPr>
      </w:pPr>
      <w:r>
        <w:t>player downloads HP</w:t>
      </w:r>
      <w:r w:rsidRPr="00FB0AEE">
        <w:t xml:space="preserve"> reveal, </w:t>
      </w:r>
    </w:p>
    <w:p w:rsidR="002C6BCD" w:rsidRDefault="002C6BCD" w:rsidP="002C6BCD">
      <w:pPr>
        <w:pStyle w:val="ListParagraph"/>
        <w:numPr>
          <w:ilvl w:val="0"/>
          <w:numId w:val="10"/>
        </w:numPr>
      </w:pPr>
      <w:r>
        <w:t xml:space="preserve">Player finds desert rain god, </w:t>
      </w:r>
    </w:p>
    <w:p w:rsidR="002C6BCD" w:rsidRDefault="002C6BCD" w:rsidP="002C6BCD">
      <w:pPr>
        <w:pStyle w:val="ListParagraph"/>
        <w:numPr>
          <w:ilvl w:val="0"/>
          <w:numId w:val="10"/>
        </w:numPr>
      </w:pPr>
      <w:r>
        <w:t xml:space="preserve">player looks at desert rain god through phone, </w:t>
      </w:r>
    </w:p>
    <w:p w:rsidR="002C6BCD" w:rsidRDefault="002C6BCD" w:rsidP="002C6BCD">
      <w:pPr>
        <w:pStyle w:val="ListParagraph"/>
        <w:numPr>
          <w:ilvl w:val="0"/>
          <w:numId w:val="10"/>
        </w:numPr>
      </w:pPr>
      <w:r>
        <w:t xml:space="preserve">sound starts, </w:t>
      </w:r>
    </w:p>
    <w:p w:rsidR="002C6BCD" w:rsidRDefault="002C6BCD" w:rsidP="002C6BCD">
      <w:pPr>
        <w:pStyle w:val="ListParagraph"/>
        <w:numPr>
          <w:ilvl w:val="0"/>
          <w:numId w:val="10"/>
        </w:numPr>
      </w:pPr>
      <w:r>
        <w:t xml:space="preserve">button pops up, </w:t>
      </w:r>
    </w:p>
    <w:p w:rsidR="002C6BCD" w:rsidRDefault="002C6BCD" w:rsidP="002C6BCD">
      <w:pPr>
        <w:pStyle w:val="ListParagraph"/>
        <w:numPr>
          <w:ilvl w:val="0"/>
          <w:numId w:val="10"/>
        </w:numPr>
      </w:pPr>
      <w:r>
        <w:t>player clicks button that pops,</w:t>
      </w:r>
    </w:p>
    <w:p w:rsidR="00321BAA" w:rsidRPr="00FB0AEE" w:rsidRDefault="002C6BCD" w:rsidP="002C6BCD">
      <w:pPr>
        <w:pStyle w:val="ListParagraph"/>
        <w:numPr>
          <w:ilvl w:val="0"/>
          <w:numId w:val="10"/>
        </w:numPr>
      </w:pPr>
      <w:r>
        <w:t xml:space="preserve">lightning </w:t>
      </w:r>
    </w:p>
    <w:p w:rsidR="00321BAA" w:rsidRPr="00FB0AEE" w:rsidRDefault="00321BAA" w:rsidP="00321BAA"/>
    <w:p w:rsidR="00321BAA" w:rsidRDefault="00321BAA" w:rsidP="00321BAA">
      <w:r w:rsidRPr="000B4B45">
        <w:rPr>
          <w:i/>
          <w:u w:val="single"/>
        </w:rPr>
        <w:t>Post-Conditions</w:t>
      </w:r>
      <w:r w:rsidRPr="007646B0">
        <w:t>:</w:t>
      </w:r>
      <w:r w:rsidR="0047675F">
        <w:t xml:space="preserve"> What happens when they walk away</w:t>
      </w:r>
    </w:p>
    <w:p w:rsidR="00044D58" w:rsidRDefault="00044D58" w:rsidP="00321BAA"/>
    <w:p w:rsidR="00044D58" w:rsidRPr="007646B0" w:rsidRDefault="00044D58" w:rsidP="00321BAA">
      <w:r w:rsidRPr="0042515D">
        <w:rPr>
          <w:highlight w:val="magenta"/>
        </w:rPr>
        <w:t>Hopefully they are happy or at least interested in learning more about the piece.</w:t>
      </w:r>
    </w:p>
    <w:p w:rsidR="00321BAA" w:rsidRDefault="00321BAA" w:rsidP="00321BAA">
      <w:pPr>
        <w:tabs>
          <w:tab w:val="left" w:pos="1080"/>
        </w:tabs>
        <w:rPr>
          <w:rFonts w:ascii="Arial" w:hAnsi="Arial"/>
          <w:b/>
          <w:szCs w:val="22"/>
        </w:rPr>
      </w:pPr>
    </w:p>
    <w:p w:rsidR="00321BAA" w:rsidRDefault="00321BAA" w:rsidP="00321BAA">
      <w:r w:rsidRPr="000B4B45">
        <w:rPr>
          <w:i/>
          <w:u w:val="single"/>
        </w:rPr>
        <w:t>Possible Alternate Flows:</w:t>
      </w:r>
      <w:r w:rsidR="0047675F">
        <w:rPr>
          <w:i/>
          <w:u w:val="single"/>
        </w:rPr>
        <w:t xml:space="preserve"> </w:t>
      </w:r>
      <w:r w:rsidR="0047675F" w:rsidRPr="0047675F">
        <w:t>Things that go wrong</w:t>
      </w:r>
    </w:p>
    <w:p w:rsidR="00044D58" w:rsidRDefault="00044D58" w:rsidP="00321BAA"/>
    <w:p w:rsidR="00044D58" w:rsidRDefault="00044D58" w:rsidP="00D508F7">
      <w:pPr>
        <w:pStyle w:val="ListParagraph"/>
        <w:numPr>
          <w:ilvl w:val="0"/>
          <w:numId w:val="12"/>
        </w:numPr>
      </w:pPr>
      <w:r>
        <w:t>Phone dies</w:t>
      </w:r>
    </w:p>
    <w:p w:rsidR="00044D58" w:rsidRDefault="00044D58" w:rsidP="00D508F7">
      <w:pPr>
        <w:pStyle w:val="ListParagraph"/>
        <w:numPr>
          <w:ilvl w:val="0"/>
          <w:numId w:val="12"/>
        </w:numPr>
      </w:pPr>
      <w:r>
        <w:t>Buttons don’t pop up</w:t>
      </w:r>
    </w:p>
    <w:p w:rsidR="00044D58" w:rsidRDefault="00044D58" w:rsidP="00D508F7">
      <w:pPr>
        <w:pStyle w:val="ListParagraph"/>
        <w:numPr>
          <w:ilvl w:val="0"/>
          <w:numId w:val="12"/>
        </w:numPr>
      </w:pPr>
      <w:r>
        <w:t>Weird delay</w:t>
      </w:r>
    </w:p>
    <w:p w:rsidR="00044D58" w:rsidRDefault="00044D58" w:rsidP="00D508F7">
      <w:pPr>
        <w:pStyle w:val="ListParagraph"/>
        <w:numPr>
          <w:ilvl w:val="0"/>
          <w:numId w:val="12"/>
        </w:numPr>
      </w:pPr>
      <w:r>
        <w:t>Sounds clip</w:t>
      </w:r>
    </w:p>
    <w:p w:rsidR="00044D58" w:rsidRDefault="00044D58" w:rsidP="00D508F7">
      <w:pPr>
        <w:pStyle w:val="ListParagraph"/>
        <w:numPr>
          <w:ilvl w:val="0"/>
          <w:numId w:val="12"/>
        </w:numPr>
      </w:pPr>
      <w:r>
        <w:t>Phone crashes</w:t>
      </w:r>
    </w:p>
    <w:p w:rsidR="00044D58" w:rsidRDefault="00044D58" w:rsidP="00D508F7">
      <w:pPr>
        <w:pStyle w:val="ListParagraph"/>
        <w:numPr>
          <w:ilvl w:val="0"/>
          <w:numId w:val="12"/>
        </w:numPr>
      </w:pPr>
      <w:r>
        <w:t>Image doesn’t register</w:t>
      </w:r>
    </w:p>
    <w:p w:rsidR="00044D58" w:rsidRDefault="00044D58" w:rsidP="00D508F7">
      <w:pPr>
        <w:pStyle w:val="ListParagraph"/>
        <w:numPr>
          <w:ilvl w:val="0"/>
          <w:numId w:val="12"/>
        </w:numPr>
      </w:pPr>
      <w:r>
        <w:t xml:space="preserve">Player gets frustrated because tapping </w:t>
      </w:r>
      <w:proofErr w:type="spellStart"/>
      <w:r>
        <w:t>wont</w:t>
      </w:r>
      <w:proofErr w:type="spellEnd"/>
      <w:r>
        <w:t xml:space="preserve"> work</w:t>
      </w:r>
    </w:p>
    <w:p w:rsidR="00044D58" w:rsidRDefault="00044D58" w:rsidP="00D508F7">
      <w:pPr>
        <w:pStyle w:val="ListParagraph"/>
        <w:numPr>
          <w:ilvl w:val="0"/>
          <w:numId w:val="12"/>
        </w:numPr>
      </w:pPr>
      <w:r>
        <w:t>Player gets bored</w:t>
      </w:r>
    </w:p>
    <w:p w:rsidR="00044D58" w:rsidRDefault="00044D58" w:rsidP="00D508F7">
      <w:pPr>
        <w:pStyle w:val="ListParagraph"/>
        <w:numPr>
          <w:ilvl w:val="0"/>
          <w:numId w:val="12"/>
        </w:numPr>
      </w:pPr>
      <w:r>
        <w:t>Overlays out of order</w:t>
      </w:r>
    </w:p>
    <w:p w:rsidR="00066C85" w:rsidRDefault="00066C85" w:rsidP="00D508F7">
      <w:pPr>
        <w:pStyle w:val="ListParagraph"/>
        <w:numPr>
          <w:ilvl w:val="0"/>
          <w:numId w:val="12"/>
        </w:numPr>
      </w:pPr>
      <w:proofErr w:type="spellStart"/>
      <w:r>
        <w:t>Wifi</w:t>
      </w:r>
      <w:proofErr w:type="spellEnd"/>
      <w:r>
        <w:t xml:space="preserve"> Issues</w:t>
      </w:r>
    </w:p>
    <w:p w:rsidR="00044D58" w:rsidRDefault="00044D58" w:rsidP="00321BAA">
      <w:pPr>
        <w:rPr>
          <w:i/>
          <w:u w:val="single"/>
        </w:rPr>
      </w:pPr>
    </w:p>
    <w:p w:rsidR="006403C6" w:rsidRDefault="006403C6" w:rsidP="00321BAA">
      <w:pPr>
        <w:rPr>
          <w:i/>
          <w:u w:val="single"/>
        </w:rPr>
      </w:pPr>
    </w:p>
    <w:p w:rsidR="006403C6" w:rsidRPr="006403C6" w:rsidRDefault="006403C6" w:rsidP="006403C6">
      <w:pPr>
        <w:pStyle w:val="Heading1"/>
        <w:rPr>
          <w:ins w:id="23" w:author="Wachovia Securities" w:date="2007-03-05T16:09:00Z"/>
        </w:rPr>
      </w:pPr>
      <w:bookmarkStart w:id="24" w:name="_Toc525820809"/>
      <w:r w:rsidRPr="006403C6">
        <w:t>STORY ARCHITECTURE</w:t>
      </w:r>
      <w:bookmarkEnd w:id="24"/>
    </w:p>
    <w:p w:rsidR="008E4C64" w:rsidRDefault="008E4C64" w:rsidP="0063546C">
      <w:pPr>
        <w:rPr>
          <w:i/>
        </w:rPr>
      </w:pPr>
    </w:p>
    <w:p w:rsidR="006403C6" w:rsidRDefault="006403C6" w:rsidP="006403C6">
      <w:pPr>
        <w:pStyle w:val="Heading2"/>
      </w:pPr>
      <w:bookmarkStart w:id="25" w:name="_Toc525820810"/>
      <w:r>
        <w:t>STORY STRUCTURE</w:t>
      </w:r>
      <w:bookmarkEnd w:id="25"/>
    </w:p>
    <w:p w:rsidR="006403C6" w:rsidRPr="00E202B5" w:rsidRDefault="008E4C64" w:rsidP="006403C6">
      <w:r w:rsidRPr="00E202B5">
        <w:t>We will be using a “book in the box” structure.</w:t>
      </w:r>
    </w:p>
    <w:p w:rsidR="006403C6" w:rsidRDefault="006403C6" w:rsidP="0063546C"/>
    <w:p w:rsidR="0063546C" w:rsidRPr="0063546C" w:rsidRDefault="0063546C" w:rsidP="0063546C">
      <w:pPr>
        <w:pStyle w:val="Heading1"/>
      </w:pPr>
      <w:bookmarkStart w:id="26" w:name="_Toc525820811"/>
      <w:r>
        <w:t>VISUAL ARCHITECTURE</w:t>
      </w:r>
      <w:bookmarkEnd w:id="26"/>
    </w:p>
    <w:p w:rsidR="00830A64" w:rsidRDefault="00830A64" w:rsidP="00830A64">
      <w:pPr>
        <w:rPr>
          <w:i/>
        </w:rPr>
      </w:pPr>
      <w:r>
        <w:rPr>
          <w:i/>
        </w:rPr>
        <w:t>The general direction was set in the Game Design Document. In this document concept drawings are developed, assets are created, and storyboards for gameplay are created.</w:t>
      </w:r>
    </w:p>
    <w:p w:rsidR="0063546C" w:rsidRPr="00F33708" w:rsidRDefault="0063546C" w:rsidP="00F33708"/>
    <w:p w:rsidR="0063546C" w:rsidRDefault="0063546C" w:rsidP="0063546C">
      <w:pPr>
        <w:pStyle w:val="Heading2"/>
      </w:pPr>
      <w:bookmarkStart w:id="27" w:name="_Toc518906699"/>
      <w:bookmarkStart w:id="28" w:name="_Toc525820812"/>
      <w:bookmarkStart w:id="29" w:name="_Toc518906698"/>
      <w:r w:rsidRPr="007E6447">
        <w:rPr>
          <w:highlight w:val="yellow"/>
        </w:rPr>
        <w:t>AESTHETICS</w:t>
      </w:r>
      <w:bookmarkEnd w:id="27"/>
      <w:bookmarkEnd w:id="28"/>
    </w:p>
    <w:p w:rsidR="00044D58" w:rsidRDefault="00830A64" w:rsidP="0063546C">
      <w:pPr>
        <w:rPr>
          <w:i/>
        </w:rPr>
      </w:pPr>
      <w:r w:rsidRPr="00830A64">
        <w:rPr>
          <w:i/>
        </w:rPr>
        <w:t xml:space="preserve">What visual strategies will be used? </w:t>
      </w:r>
    </w:p>
    <w:p w:rsidR="00044D58" w:rsidRDefault="00044D58" w:rsidP="0063546C">
      <w:pPr>
        <w:rPr>
          <w:i/>
        </w:rPr>
      </w:pPr>
    </w:p>
    <w:p w:rsidR="00044D58" w:rsidRPr="0012049F" w:rsidRDefault="00F6124D" w:rsidP="0012049F">
      <w:pPr>
        <w:pStyle w:val="ListParagraph"/>
        <w:numPr>
          <w:ilvl w:val="0"/>
          <w:numId w:val="13"/>
        </w:numPr>
        <w:rPr>
          <w:b/>
          <w:i/>
        </w:rPr>
      </w:pPr>
      <w:r w:rsidRPr="0012049F">
        <w:rPr>
          <w:b/>
          <w:i/>
        </w:rPr>
        <w:t xml:space="preserve">Lightning Visuals, </w:t>
      </w:r>
    </w:p>
    <w:p w:rsidR="00044D58" w:rsidRPr="0012049F" w:rsidRDefault="00F6124D" w:rsidP="0012049F">
      <w:pPr>
        <w:pStyle w:val="ListParagraph"/>
        <w:numPr>
          <w:ilvl w:val="0"/>
          <w:numId w:val="13"/>
        </w:numPr>
        <w:rPr>
          <w:b/>
          <w:i/>
        </w:rPr>
      </w:pPr>
      <w:r w:rsidRPr="0012049F">
        <w:rPr>
          <w:b/>
          <w:i/>
        </w:rPr>
        <w:t xml:space="preserve">Fade ins, </w:t>
      </w:r>
    </w:p>
    <w:p w:rsidR="00A71638" w:rsidRPr="0012049F" w:rsidRDefault="00F6124D" w:rsidP="0012049F">
      <w:pPr>
        <w:pStyle w:val="ListParagraph"/>
        <w:numPr>
          <w:ilvl w:val="0"/>
          <w:numId w:val="13"/>
        </w:numPr>
        <w:rPr>
          <w:b/>
          <w:i/>
        </w:rPr>
      </w:pPr>
      <w:r w:rsidRPr="0012049F">
        <w:rPr>
          <w:b/>
          <w:i/>
        </w:rPr>
        <w:t>Button pictures.</w:t>
      </w:r>
    </w:p>
    <w:p w:rsidR="00A71638" w:rsidRDefault="00A71638" w:rsidP="0063546C">
      <w:pPr>
        <w:rPr>
          <w:i/>
        </w:rPr>
      </w:pPr>
      <w:r>
        <w:rPr>
          <w:i/>
        </w:rPr>
        <w:t xml:space="preserve"> </w:t>
      </w:r>
    </w:p>
    <w:p w:rsidR="00343B5C" w:rsidRPr="00A71638" w:rsidRDefault="00343B5C" w:rsidP="0063546C"/>
    <w:p w:rsidR="00020922" w:rsidRDefault="00020922" w:rsidP="00020922">
      <w:pPr>
        <w:pStyle w:val="Heading2"/>
      </w:pPr>
      <w:bookmarkStart w:id="30" w:name="_Toc525820813"/>
      <w:r w:rsidRPr="007E6447">
        <w:rPr>
          <w:highlight w:val="yellow"/>
        </w:rPr>
        <w:lastRenderedPageBreak/>
        <w:t>COLOR THEORY</w:t>
      </w:r>
      <w:bookmarkEnd w:id="30"/>
    </w:p>
    <w:p w:rsidR="00044D58" w:rsidRDefault="00020922" w:rsidP="00020922">
      <w:pPr>
        <w:rPr>
          <w:i/>
        </w:rPr>
      </w:pPr>
      <w:r w:rsidRPr="00E11EB2">
        <w:rPr>
          <w:i/>
        </w:rPr>
        <w:t xml:space="preserve">What possible color strategies can be used in the game? </w:t>
      </w:r>
    </w:p>
    <w:p w:rsidR="00044D58" w:rsidRPr="0012049F" w:rsidRDefault="00F6124D" w:rsidP="0012049F">
      <w:pPr>
        <w:pStyle w:val="ListParagraph"/>
        <w:numPr>
          <w:ilvl w:val="0"/>
          <w:numId w:val="14"/>
        </w:numPr>
        <w:rPr>
          <w:b/>
          <w:i/>
        </w:rPr>
      </w:pPr>
      <w:r w:rsidRPr="0012049F">
        <w:rPr>
          <w:b/>
          <w:i/>
        </w:rPr>
        <w:t xml:space="preserve">Made colors contrast. </w:t>
      </w:r>
    </w:p>
    <w:p w:rsidR="00044D58" w:rsidRPr="0012049F" w:rsidRDefault="00F6124D" w:rsidP="0012049F">
      <w:pPr>
        <w:pStyle w:val="ListParagraph"/>
        <w:numPr>
          <w:ilvl w:val="0"/>
          <w:numId w:val="14"/>
        </w:numPr>
        <w:rPr>
          <w:b/>
          <w:i/>
        </w:rPr>
      </w:pPr>
      <w:r w:rsidRPr="0012049F">
        <w:rPr>
          <w:b/>
          <w:i/>
        </w:rPr>
        <w:t xml:space="preserve">Bold black letters appear in white clouds, </w:t>
      </w:r>
    </w:p>
    <w:p w:rsidR="00044D58" w:rsidRDefault="00F6124D" w:rsidP="00020922">
      <w:pPr>
        <w:rPr>
          <w:b/>
          <w:i/>
        </w:rPr>
      </w:pPr>
      <w:r>
        <w:rPr>
          <w:b/>
          <w:i/>
        </w:rPr>
        <w:t xml:space="preserve">vivid red buttons appear at bottom of screen. </w:t>
      </w:r>
    </w:p>
    <w:p w:rsidR="00740DB0" w:rsidRPr="00F6124D" w:rsidRDefault="00F6124D" w:rsidP="00020922">
      <w:pPr>
        <w:rPr>
          <w:b/>
          <w:i/>
        </w:rPr>
      </w:pPr>
      <w:r>
        <w:rPr>
          <w:b/>
          <w:i/>
        </w:rPr>
        <w:t>Lighting seems to strike out of clouds.</w:t>
      </w:r>
    </w:p>
    <w:p w:rsidR="00020922" w:rsidRDefault="00020922" w:rsidP="00020922">
      <w:pPr>
        <w:rPr>
          <w:i/>
        </w:rPr>
      </w:pPr>
    </w:p>
    <w:p w:rsidR="00020922" w:rsidRDefault="00020922" w:rsidP="00020922">
      <w:pPr>
        <w:pStyle w:val="Heading2"/>
      </w:pPr>
      <w:bookmarkStart w:id="31" w:name="_Toc525820814"/>
      <w:r>
        <w:t>Typography</w:t>
      </w:r>
      <w:bookmarkEnd w:id="31"/>
    </w:p>
    <w:p w:rsidR="00F6124D" w:rsidRDefault="00F6124D" w:rsidP="00020922">
      <w:pPr>
        <w:rPr>
          <w:b/>
          <w:i/>
        </w:rPr>
      </w:pPr>
    </w:p>
    <w:p w:rsidR="00020922" w:rsidRPr="00F6124D" w:rsidRDefault="00F6124D" w:rsidP="00020922">
      <w:pPr>
        <w:rPr>
          <w:b/>
          <w:i/>
        </w:rPr>
      </w:pPr>
      <w:proofErr w:type="spellStart"/>
      <w:r w:rsidRPr="00F6124D">
        <w:rPr>
          <w:b/>
          <w:i/>
        </w:rPr>
        <w:t>Domine</w:t>
      </w:r>
      <w:proofErr w:type="spellEnd"/>
      <w:r w:rsidRPr="00F6124D">
        <w:rPr>
          <w:b/>
          <w:i/>
        </w:rPr>
        <w:t>- Bold</w:t>
      </w:r>
    </w:p>
    <w:p w:rsidR="005F7913" w:rsidRPr="00B339C1" w:rsidRDefault="005F7913" w:rsidP="00020922"/>
    <w:p w:rsidR="00020922" w:rsidRPr="00E11EB2" w:rsidRDefault="00020922" w:rsidP="00020922">
      <w:pPr>
        <w:rPr>
          <w:i/>
        </w:rPr>
      </w:pPr>
    </w:p>
    <w:p w:rsidR="00333017" w:rsidRDefault="00333017" w:rsidP="00333017">
      <w:pPr>
        <w:pStyle w:val="Heading2"/>
      </w:pPr>
      <w:bookmarkStart w:id="32" w:name="_Toc525820815"/>
      <w:r w:rsidRPr="0042515D">
        <w:rPr>
          <w:highlight w:val="magenta"/>
        </w:rPr>
        <w:t>Button Map</w:t>
      </w:r>
      <w:bookmarkEnd w:id="32"/>
    </w:p>
    <w:p w:rsidR="009D78AD" w:rsidRDefault="009D78AD" w:rsidP="00333017">
      <w:pPr>
        <w:rPr>
          <w:i/>
        </w:rPr>
      </w:pPr>
    </w:p>
    <w:p w:rsidR="00044D58" w:rsidRPr="0012049F" w:rsidRDefault="009C242E" w:rsidP="0012049F">
      <w:pPr>
        <w:pStyle w:val="ListParagraph"/>
        <w:numPr>
          <w:ilvl w:val="0"/>
          <w:numId w:val="15"/>
        </w:numPr>
        <w:rPr>
          <w:b/>
          <w:i/>
        </w:rPr>
      </w:pPr>
      <w:r w:rsidRPr="0012049F">
        <w:rPr>
          <w:b/>
          <w:i/>
        </w:rPr>
        <w:t>Images,</w:t>
      </w:r>
    </w:p>
    <w:p w:rsidR="00044D58" w:rsidRPr="0012049F" w:rsidRDefault="009C242E" w:rsidP="0012049F">
      <w:pPr>
        <w:pStyle w:val="ListParagraph"/>
        <w:numPr>
          <w:ilvl w:val="0"/>
          <w:numId w:val="15"/>
        </w:numPr>
        <w:rPr>
          <w:b/>
          <w:i/>
        </w:rPr>
      </w:pPr>
      <w:r w:rsidRPr="0012049F">
        <w:rPr>
          <w:b/>
          <w:i/>
        </w:rPr>
        <w:t xml:space="preserve">Button that appear on the screen </w:t>
      </w:r>
    </w:p>
    <w:p w:rsidR="00044D58" w:rsidRPr="0042515D" w:rsidRDefault="009C242E" w:rsidP="0012049F">
      <w:pPr>
        <w:pStyle w:val="ListParagraph"/>
        <w:numPr>
          <w:ilvl w:val="0"/>
          <w:numId w:val="15"/>
        </w:numPr>
        <w:rPr>
          <w:b/>
          <w:i/>
          <w:highlight w:val="magenta"/>
        </w:rPr>
      </w:pPr>
      <w:r w:rsidRPr="0042515D">
        <w:rPr>
          <w:b/>
          <w:i/>
          <w:highlight w:val="magenta"/>
        </w:rPr>
        <w:t xml:space="preserve">(Vision ques), </w:t>
      </w:r>
    </w:p>
    <w:p w:rsidR="009C242E" w:rsidRPr="0012049F" w:rsidRDefault="009C242E" w:rsidP="0012049F">
      <w:pPr>
        <w:pStyle w:val="ListParagraph"/>
        <w:numPr>
          <w:ilvl w:val="0"/>
          <w:numId w:val="15"/>
        </w:numPr>
        <w:rPr>
          <w:b/>
          <w:i/>
        </w:rPr>
      </w:pPr>
      <w:bookmarkStart w:id="33" w:name="_GoBack"/>
      <w:bookmarkEnd w:id="33"/>
      <w:r w:rsidRPr="0012049F">
        <w:rPr>
          <w:b/>
          <w:i/>
        </w:rPr>
        <w:t>tapping from left to right on phone screen.</w:t>
      </w:r>
    </w:p>
    <w:p w:rsidR="00333017" w:rsidRPr="00D04B3F" w:rsidRDefault="00333017" w:rsidP="00333017">
      <w:pPr>
        <w:rPr>
          <w:i/>
        </w:rPr>
      </w:pPr>
    </w:p>
    <w:p w:rsidR="00774354" w:rsidRDefault="00774354" w:rsidP="001B1A88">
      <w:pPr>
        <w:pStyle w:val="Heading2"/>
        <w:rPr>
          <w:highlight w:val="yellow"/>
        </w:rPr>
      </w:pPr>
    </w:p>
    <w:p w:rsidR="001B1A88" w:rsidRDefault="001B1A88" w:rsidP="001B1A88">
      <w:pPr>
        <w:pStyle w:val="Heading2"/>
      </w:pPr>
      <w:bookmarkStart w:id="34" w:name="_Toc525820816"/>
      <w:r w:rsidRPr="007E6447">
        <w:rPr>
          <w:highlight w:val="yellow"/>
        </w:rPr>
        <w:t>USER INTERFACE</w:t>
      </w:r>
      <w:bookmarkEnd w:id="29"/>
      <w:bookmarkEnd w:id="34"/>
    </w:p>
    <w:p w:rsidR="00FC4EB6" w:rsidRPr="009C242E" w:rsidRDefault="001B1A88" w:rsidP="009C242E">
      <w:pPr>
        <w:rPr>
          <w:b/>
          <w:i/>
        </w:rPr>
      </w:pPr>
      <w:r w:rsidRPr="0059245E">
        <w:rPr>
          <w:i/>
        </w:rPr>
        <w:t xml:space="preserve">How will people be able to play the game? </w:t>
      </w:r>
      <w:r w:rsidR="009C242E">
        <w:rPr>
          <w:b/>
          <w:i/>
        </w:rPr>
        <w:t>Downloading The HP reveal app and interacting with the level image.</w:t>
      </w:r>
    </w:p>
    <w:p w:rsidR="00FC4EB6" w:rsidRDefault="00FC4EB6" w:rsidP="001B1A88">
      <w:pPr>
        <w:rPr>
          <w:i/>
        </w:rPr>
      </w:pPr>
    </w:p>
    <w:p w:rsidR="00333017" w:rsidRPr="00B33E75" w:rsidRDefault="00333017" w:rsidP="00333017">
      <w:pPr>
        <w:pStyle w:val="Heading2"/>
        <w:keepNext/>
        <w:numPr>
          <w:ilvl w:val="1"/>
          <w:numId w:val="0"/>
        </w:numPr>
        <w:tabs>
          <w:tab w:val="num" w:pos="1134"/>
        </w:tabs>
        <w:spacing w:line="300" w:lineRule="auto"/>
        <w:ind w:left="1134" w:hanging="1134"/>
        <w:jc w:val="left"/>
      </w:pPr>
      <w:bookmarkStart w:id="35" w:name="_Toc208899823"/>
      <w:bookmarkStart w:id="36" w:name="_Toc525820817"/>
      <w:r w:rsidRPr="007E6447">
        <w:rPr>
          <w:highlight w:val="yellow"/>
        </w:rPr>
        <w:t>Navigation Hierarchy</w:t>
      </w:r>
      <w:bookmarkEnd w:id="35"/>
      <w:bookmarkEnd w:id="36"/>
    </w:p>
    <w:p w:rsidR="00333017" w:rsidRPr="00A36831" w:rsidRDefault="00333017" w:rsidP="00333017">
      <w:pPr>
        <w:rPr>
          <w:i/>
        </w:rPr>
      </w:pPr>
      <w:r w:rsidRPr="00A36831">
        <w:rPr>
          <w:i/>
        </w:rPr>
        <w:t>Provide a diagram of the navigation hierarchy that shows how a user moves through the user interface.</w:t>
      </w:r>
      <w:r w:rsidR="00DF5535">
        <w:rPr>
          <w:i/>
        </w:rPr>
        <w:t xml:space="preserve"> </w:t>
      </w:r>
      <w:r w:rsidR="00DF5535" w:rsidRPr="00B95344">
        <w:t>This will be particularly important for this project.</w:t>
      </w:r>
    </w:p>
    <w:p w:rsidR="00333017" w:rsidRPr="00333017" w:rsidRDefault="00333017" w:rsidP="00333017">
      <w:pPr>
        <w:pStyle w:val="Heading3"/>
        <w:numPr>
          <w:ilvl w:val="2"/>
          <w:numId w:val="0"/>
        </w:numPr>
        <w:tabs>
          <w:tab w:val="num" w:pos="1134"/>
        </w:tabs>
        <w:spacing w:before="180" w:after="0" w:line="300" w:lineRule="auto"/>
        <w:ind w:left="1134" w:hanging="1134"/>
        <w:jc w:val="left"/>
        <w:rPr>
          <w:rFonts w:ascii="Times New Roman" w:hAnsi="Times New Roman"/>
        </w:rPr>
      </w:pPr>
      <w:bookmarkStart w:id="37" w:name="_Toc208899824"/>
      <w:bookmarkStart w:id="38" w:name="_Toc525820818"/>
      <w:r w:rsidRPr="00333017">
        <w:rPr>
          <w:rFonts w:ascii="Times New Roman" w:hAnsi="Times New Roman"/>
        </w:rPr>
        <w:t>Screen [x.1]</w:t>
      </w:r>
      <w:bookmarkEnd w:id="37"/>
      <w:r w:rsidR="00AB02C9">
        <w:rPr>
          <w:rFonts w:ascii="Times New Roman" w:hAnsi="Times New Roman"/>
        </w:rPr>
        <w:t xml:space="preserve"> – Aim at picture</w:t>
      </w:r>
      <w:r w:rsidR="0010530A">
        <w:rPr>
          <w:rFonts w:ascii="Times New Roman" w:hAnsi="Times New Roman"/>
        </w:rPr>
        <w:t>, wind turns on</w:t>
      </w:r>
      <w:bookmarkEnd w:id="38"/>
    </w:p>
    <w:p w:rsidR="00333017" w:rsidRPr="00333017" w:rsidRDefault="00333017" w:rsidP="00333017">
      <w:pPr>
        <w:pStyle w:val="Heading3"/>
        <w:numPr>
          <w:ilvl w:val="2"/>
          <w:numId w:val="0"/>
        </w:numPr>
        <w:tabs>
          <w:tab w:val="num" w:pos="1134"/>
        </w:tabs>
        <w:spacing w:before="180" w:after="0" w:line="300" w:lineRule="auto"/>
        <w:ind w:left="1134" w:hanging="1134"/>
        <w:jc w:val="left"/>
        <w:rPr>
          <w:rFonts w:ascii="Times New Roman" w:hAnsi="Times New Roman"/>
        </w:rPr>
      </w:pPr>
      <w:bookmarkStart w:id="39" w:name="_Toc208899825"/>
      <w:bookmarkStart w:id="40" w:name="_Toc525820819"/>
      <w:r w:rsidRPr="00333017">
        <w:rPr>
          <w:rFonts w:ascii="Times New Roman" w:hAnsi="Times New Roman"/>
        </w:rPr>
        <w:t>Screen [x.2]</w:t>
      </w:r>
      <w:bookmarkEnd w:id="39"/>
      <w:r w:rsidR="0010530A">
        <w:rPr>
          <w:rFonts w:ascii="Times New Roman" w:hAnsi="Times New Roman"/>
        </w:rPr>
        <w:t xml:space="preserve"> as wind</w:t>
      </w:r>
      <w:r w:rsidR="00AB02C9">
        <w:rPr>
          <w:rFonts w:ascii="Times New Roman" w:hAnsi="Times New Roman"/>
        </w:rPr>
        <w:t xml:space="preserve"> rolls in, button appears</w:t>
      </w:r>
      <w:bookmarkEnd w:id="40"/>
    </w:p>
    <w:p w:rsidR="0063546C" w:rsidRPr="002C4D31" w:rsidRDefault="00333017" w:rsidP="002C4D31">
      <w:pPr>
        <w:pStyle w:val="Heading3"/>
        <w:numPr>
          <w:ilvl w:val="2"/>
          <w:numId w:val="0"/>
        </w:numPr>
        <w:tabs>
          <w:tab w:val="num" w:pos="1134"/>
        </w:tabs>
        <w:spacing w:before="180" w:after="0" w:line="300" w:lineRule="auto"/>
        <w:ind w:left="1134" w:hanging="1134"/>
        <w:jc w:val="left"/>
        <w:rPr>
          <w:rFonts w:ascii="Times New Roman" w:hAnsi="Times New Roman"/>
        </w:rPr>
      </w:pPr>
      <w:bookmarkStart w:id="41" w:name="_Toc208899826"/>
      <w:bookmarkStart w:id="42" w:name="_Toc525820820"/>
      <w:r w:rsidRPr="00333017">
        <w:rPr>
          <w:rFonts w:ascii="Times New Roman" w:hAnsi="Times New Roman"/>
        </w:rPr>
        <w:t>Screen [x.3]</w:t>
      </w:r>
      <w:bookmarkEnd w:id="41"/>
      <w:r w:rsidR="00AB02C9">
        <w:rPr>
          <w:rFonts w:ascii="Times New Roman" w:hAnsi="Times New Roman"/>
        </w:rPr>
        <w:t xml:space="preserve"> tap button lightning starts</w:t>
      </w:r>
      <w:r w:rsidR="00774354">
        <w:rPr>
          <w:rFonts w:ascii="Times New Roman" w:hAnsi="Times New Roman"/>
        </w:rPr>
        <w:t>, Thunder sounds</w:t>
      </w:r>
      <w:bookmarkEnd w:id="42"/>
    </w:p>
    <w:p w:rsidR="002C4D31" w:rsidRDefault="002C4D31" w:rsidP="006A6A67">
      <w:pPr>
        <w:pStyle w:val="Heading3"/>
        <w:numPr>
          <w:ilvl w:val="2"/>
          <w:numId w:val="0"/>
        </w:numPr>
        <w:tabs>
          <w:tab w:val="num" w:pos="1134"/>
        </w:tabs>
        <w:spacing w:before="180" w:after="0" w:line="300" w:lineRule="auto"/>
        <w:ind w:left="1134" w:hanging="1134"/>
        <w:jc w:val="left"/>
        <w:rPr>
          <w:rFonts w:ascii="Times New Roman" w:hAnsi="Times New Roman"/>
        </w:rPr>
      </w:pPr>
      <w:bookmarkStart w:id="43" w:name="_Toc525820821"/>
      <w:r>
        <w:rPr>
          <w:rFonts w:ascii="Times New Roman" w:hAnsi="Times New Roman"/>
        </w:rPr>
        <w:t>Screen [x.4</w:t>
      </w:r>
      <w:r w:rsidRPr="00333017">
        <w:rPr>
          <w:rFonts w:ascii="Times New Roman" w:hAnsi="Times New Roman"/>
        </w:rPr>
        <w:t>]</w:t>
      </w:r>
      <w:r>
        <w:rPr>
          <w:rFonts w:ascii="Times New Roman" w:hAnsi="Times New Roman"/>
        </w:rPr>
        <w:t xml:space="preserve"> </w:t>
      </w:r>
      <w:r w:rsidR="006A6A67">
        <w:rPr>
          <w:rFonts w:ascii="Times New Roman" w:hAnsi="Times New Roman"/>
        </w:rPr>
        <w:t>New button appears after a 3 second delay on lightning.</w:t>
      </w:r>
      <w:bookmarkEnd w:id="43"/>
    </w:p>
    <w:p w:rsidR="002C4D31" w:rsidRDefault="006A6A67" w:rsidP="006A6A67">
      <w:pPr>
        <w:pStyle w:val="Heading3"/>
        <w:numPr>
          <w:ilvl w:val="2"/>
          <w:numId w:val="0"/>
        </w:numPr>
        <w:tabs>
          <w:tab w:val="num" w:pos="1134"/>
        </w:tabs>
        <w:spacing w:before="180" w:after="0" w:line="300" w:lineRule="auto"/>
        <w:ind w:left="1134" w:hanging="1134"/>
        <w:jc w:val="left"/>
        <w:rPr>
          <w:rFonts w:ascii="Times New Roman" w:hAnsi="Times New Roman"/>
        </w:rPr>
      </w:pPr>
      <w:bookmarkStart w:id="44" w:name="_Toc525820822"/>
      <w:r>
        <w:rPr>
          <w:rFonts w:ascii="Times New Roman" w:hAnsi="Times New Roman"/>
        </w:rPr>
        <w:t>Screen [x.5</w:t>
      </w:r>
      <w:r w:rsidR="002C4D31" w:rsidRPr="00333017">
        <w:rPr>
          <w:rFonts w:ascii="Times New Roman" w:hAnsi="Times New Roman"/>
        </w:rPr>
        <w:t>]</w:t>
      </w:r>
      <w:r w:rsidR="002C4D31">
        <w:rPr>
          <w:rFonts w:ascii="Times New Roman" w:hAnsi="Times New Roman"/>
        </w:rPr>
        <w:t xml:space="preserve"> Name of </w:t>
      </w:r>
      <w:r>
        <w:rPr>
          <w:rFonts w:ascii="Times New Roman" w:hAnsi="Times New Roman"/>
        </w:rPr>
        <w:t>Piece Pops in.</w:t>
      </w:r>
      <w:bookmarkEnd w:id="44"/>
    </w:p>
    <w:p w:rsidR="006A6A67" w:rsidRDefault="006A6A67" w:rsidP="006A6A67"/>
    <w:p w:rsidR="006A6A67" w:rsidRDefault="006A6A67" w:rsidP="006A6A67">
      <w:pPr>
        <w:rPr>
          <w:b/>
          <w:sz w:val="24"/>
        </w:rPr>
      </w:pPr>
      <w:r>
        <w:rPr>
          <w:b/>
          <w:sz w:val="24"/>
        </w:rPr>
        <w:t>Screen [x.6</w:t>
      </w:r>
      <w:r w:rsidRPr="006A6A67">
        <w:rPr>
          <w:b/>
          <w:sz w:val="24"/>
        </w:rPr>
        <w:t>]</w:t>
      </w:r>
      <w:r>
        <w:rPr>
          <w:b/>
          <w:sz w:val="24"/>
        </w:rPr>
        <w:t xml:space="preserve"> </w:t>
      </w:r>
      <w:r w:rsidR="0010530A">
        <w:rPr>
          <w:b/>
          <w:sz w:val="24"/>
        </w:rPr>
        <w:t>After a Delay, Name of artist rolls in</w:t>
      </w:r>
      <w:r w:rsidR="00774354">
        <w:rPr>
          <w:b/>
          <w:sz w:val="24"/>
        </w:rPr>
        <w:t>, Thunder sounds again</w:t>
      </w:r>
    </w:p>
    <w:p w:rsidR="00774354" w:rsidRDefault="00774354" w:rsidP="006A6A67">
      <w:pPr>
        <w:rPr>
          <w:b/>
          <w:sz w:val="24"/>
        </w:rPr>
      </w:pPr>
    </w:p>
    <w:p w:rsidR="002C4D31" w:rsidRPr="002C4D31" w:rsidRDefault="002C4D31" w:rsidP="002C4D31"/>
    <w:p w:rsidR="002C4D31" w:rsidRDefault="002C4D31" w:rsidP="001B1A88">
      <w:pPr>
        <w:rPr>
          <w:i/>
        </w:rPr>
      </w:pPr>
    </w:p>
    <w:p w:rsidR="0063546C" w:rsidRPr="0063546C" w:rsidRDefault="0063546C" w:rsidP="0063546C">
      <w:pPr>
        <w:pStyle w:val="Heading1"/>
      </w:pPr>
      <w:bookmarkStart w:id="45" w:name="_Toc525820823"/>
      <w:r>
        <w:t>sonic ARCHITECTURE</w:t>
      </w:r>
      <w:bookmarkEnd w:id="45"/>
    </w:p>
    <w:p w:rsidR="00901672" w:rsidRDefault="00901672" w:rsidP="00901672">
      <w:r>
        <w:rPr>
          <w:i/>
        </w:rPr>
        <w:t>The general direction was set in the Game Design Document.</w:t>
      </w:r>
      <w:r w:rsidR="00CB3235">
        <w:rPr>
          <w:i/>
        </w:rPr>
        <w:t xml:space="preserve"> What software will you use to compose and record the sound and music?</w:t>
      </w:r>
      <w:r>
        <w:rPr>
          <w:i/>
        </w:rPr>
        <w:t xml:space="preserve"> In this document the composition of the sonic </w:t>
      </w:r>
      <w:r>
        <w:rPr>
          <w:i/>
        </w:rPr>
        <w:lastRenderedPageBreak/>
        <w:t>environment and music for the game is addressed.</w:t>
      </w:r>
      <w:r w:rsidRPr="00901672">
        <w:t xml:space="preserve"> </w:t>
      </w:r>
      <w:r w:rsidR="0029042B" w:rsidRPr="0029042B">
        <w:rPr>
          <w:i/>
        </w:rPr>
        <w:t>Also – how will the game be accessible to the blind?</w:t>
      </w:r>
    </w:p>
    <w:p w:rsidR="00901672" w:rsidRDefault="00901672" w:rsidP="00901672"/>
    <w:p w:rsidR="00E97A40" w:rsidRPr="00E97A40" w:rsidRDefault="00E97A40" w:rsidP="00901672">
      <w:pPr>
        <w:rPr>
          <w:i/>
        </w:rPr>
      </w:pPr>
      <w:r w:rsidRPr="00E97A40">
        <w:rPr>
          <w:i/>
        </w:rPr>
        <w:t>Watch this first</w:t>
      </w:r>
      <w:r w:rsidR="00483A1C">
        <w:rPr>
          <w:i/>
        </w:rPr>
        <w:t>:</w:t>
      </w:r>
    </w:p>
    <w:p w:rsidR="00E97A40" w:rsidRDefault="00587B42" w:rsidP="00E97A40">
      <w:hyperlink r:id="rId17" w:history="1">
        <w:r w:rsidR="00E97A40" w:rsidRPr="00DD651A">
          <w:rPr>
            <w:rStyle w:val="Hyperlink"/>
          </w:rPr>
          <w:t>https://youtu.be/q4CYUfgRdos</w:t>
        </w:r>
      </w:hyperlink>
      <w:r w:rsidR="00E97A40">
        <w:t xml:space="preserve"> (</w:t>
      </w:r>
      <w:r w:rsidR="00E97A40" w:rsidRPr="001C69E9">
        <w:t xml:space="preserve">Video Game Scoring Online Masterclass with </w:t>
      </w:r>
      <w:hyperlink r:id="rId18" w:history="1">
        <w:r w:rsidR="00E97A40" w:rsidRPr="00FA7D2F">
          <w:rPr>
            <w:rStyle w:val="Hyperlink"/>
          </w:rPr>
          <w:t>Chance Thomas</w:t>
        </w:r>
      </w:hyperlink>
      <w:r w:rsidR="00E97A40">
        <w:t>)</w:t>
      </w:r>
    </w:p>
    <w:p w:rsidR="00DE3E7B" w:rsidRPr="00D06B29" w:rsidRDefault="00DE3E7B" w:rsidP="00E97A40"/>
    <w:p w:rsidR="00E97A40" w:rsidRPr="00E97A40" w:rsidRDefault="00E97A40" w:rsidP="00E97A40">
      <w:pPr>
        <w:rPr>
          <w:i/>
        </w:rPr>
      </w:pPr>
      <w:r w:rsidRPr="00E97A40">
        <w:rPr>
          <w:i/>
        </w:rPr>
        <w:t>If you are headed to be a composer for games – this book is a must:</w:t>
      </w:r>
    </w:p>
    <w:p w:rsidR="00E97A40" w:rsidRDefault="00587B42" w:rsidP="00E97A40">
      <w:hyperlink r:id="rId19" w:history="1">
        <w:r w:rsidR="00E97A40" w:rsidRPr="00DD651A">
          <w:rPr>
            <w:rStyle w:val="Hyperlink"/>
          </w:rPr>
          <w:t>https://www.amazon.com/Composing-Music-Games-Technology-Business/dp/1138021415</w:t>
        </w:r>
      </w:hyperlink>
      <w:r w:rsidR="00E97A40">
        <w:t xml:space="preserve"> </w:t>
      </w:r>
    </w:p>
    <w:p w:rsidR="00E97A40" w:rsidRPr="00B75B51" w:rsidRDefault="00B75B51" w:rsidP="00901672">
      <w:pPr>
        <w:rPr>
          <w:i/>
        </w:rPr>
      </w:pPr>
      <w:r w:rsidRPr="00B75B51">
        <w:rPr>
          <w:i/>
        </w:rPr>
        <w:t>This is good information as well:</w:t>
      </w:r>
    </w:p>
    <w:p w:rsidR="00901672" w:rsidRDefault="00587B42" w:rsidP="00901672">
      <w:hyperlink r:id="rId20" w:history="1">
        <w:r w:rsidR="00901672" w:rsidRPr="00D46DA5">
          <w:rPr>
            <w:rStyle w:val="Hyperlink"/>
          </w:rPr>
          <w:t>https://www.npr.org/templates/story/story.php?storyId=89565567</w:t>
        </w:r>
      </w:hyperlink>
    </w:p>
    <w:p w:rsidR="00901672" w:rsidRDefault="00587B42" w:rsidP="00901672">
      <w:hyperlink r:id="rId21" w:history="1">
        <w:r w:rsidR="00901672" w:rsidRPr="00D46DA5">
          <w:rPr>
            <w:rStyle w:val="Hyperlink"/>
          </w:rPr>
          <w:t>https://kotaku.com/the-best-video-game-music-of-2017-1821534087</w:t>
        </w:r>
      </w:hyperlink>
    </w:p>
    <w:p w:rsidR="00901672" w:rsidRDefault="00587B42" w:rsidP="00901672">
      <w:hyperlink r:id="rId22" w:history="1">
        <w:r w:rsidR="00901672" w:rsidRPr="00D46DA5">
          <w:rPr>
            <w:rStyle w:val="Hyperlink"/>
          </w:rPr>
          <w:t>https://midnightmusic.com.au/2016/06/the-guide-to-composing-music-for-video-games/</w:t>
        </w:r>
      </w:hyperlink>
      <w:r w:rsidR="00901672">
        <w:t xml:space="preserve"> </w:t>
      </w:r>
    </w:p>
    <w:p w:rsidR="000E04FD" w:rsidRDefault="000E04FD" w:rsidP="001B1A88"/>
    <w:p w:rsidR="001B1A88" w:rsidRDefault="001B1A88" w:rsidP="001B1A88">
      <w:pPr>
        <w:pStyle w:val="Heading2"/>
      </w:pPr>
      <w:bookmarkStart w:id="46" w:name="_Toc518906700"/>
      <w:bookmarkStart w:id="47" w:name="_Toc525820824"/>
      <w:r w:rsidRPr="007E6447">
        <w:rPr>
          <w:highlight w:val="yellow"/>
        </w:rPr>
        <w:t>SOUND</w:t>
      </w:r>
      <w:bookmarkEnd w:id="46"/>
      <w:r w:rsidR="009D2D66" w:rsidRPr="007E6447">
        <w:rPr>
          <w:highlight w:val="yellow"/>
        </w:rPr>
        <w:t xml:space="preserve"> effects</w:t>
      </w:r>
      <w:r w:rsidR="00901672" w:rsidRPr="007E6447">
        <w:rPr>
          <w:highlight w:val="yellow"/>
        </w:rPr>
        <w:t>: STINGERS</w:t>
      </w:r>
      <w:bookmarkEnd w:id="47"/>
    </w:p>
    <w:p w:rsidR="00FA0FE6" w:rsidRDefault="00FA0FE6" w:rsidP="001B1A88">
      <w:pPr>
        <w:rPr>
          <w:i/>
        </w:rPr>
      </w:pPr>
    </w:p>
    <w:p w:rsidR="007E6447" w:rsidRPr="00FA0FE6" w:rsidRDefault="00FA0FE6" w:rsidP="001B1A88">
      <w:pPr>
        <w:rPr>
          <w:b/>
          <w:i/>
        </w:rPr>
      </w:pPr>
      <w:r w:rsidRPr="00FA0FE6">
        <w:rPr>
          <w:b/>
          <w:i/>
        </w:rPr>
        <w:t>Thunder when Lightning Appears</w:t>
      </w:r>
      <w:r w:rsidR="0061581F" w:rsidRPr="00FA0FE6">
        <w:rPr>
          <w:b/>
          <w:i/>
        </w:rPr>
        <w:t xml:space="preserve"> </w:t>
      </w:r>
    </w:p>
    <w:p w:rsidR="00901672" w:rsidRDefault="00901672" w:rsidP="001B1A88">
      <w:pPr>
        <w:rPr>
          <w:i/>
        </w:rPr>
      </w:pPr>
    </w:p>
    <w:p w:rsidR="00901672" w:rsidRDefault="00901672" w:rsidP="00901672">
      <w:pPr>
        <w:pStyle w:val="Heading2"/>
      </w:pPr>
      <w:bookmarkStart w:id="48" w:name="_Toc525820825"/>
      <w:r>
        <w:t>Sound effects: Tags</w:t>
      </w:r>
      <w:bookmarkEnd w:id="48"/>
    </w:p>
    <w:p w:rsidR="00901672" w:rsidRDefault="00901672" w:rsidP="001B1A88">
      <w:pPr>
        <w:rPr>
          <w:i/>
        </w:rPr>
      </w:pPr>
      <w:r>
        <w:rPr>
          <w:i/>
        </w:rPr>
        <w:t>These happen at the end of a level or a game.</w:t>
      </w:r>
    </w:p>
    <w:p w:rsidR="007E6447" w:rsidRDefault="00587B42" w:rsidP="001B1A88">
      <w:pPr>
        <w:rPr>
          <w:i/>
        </w:rPr>
      </w:pPr>
      <w:hyperlink r:id="rId23" w:history="1">
        <w:r w:rsidR="0061581F" w:rsidRPr="00DD651A">
          <w:rPr>
            <w:rStyle w:val="Hyperlink"/>
            <w:i/>
          </w:rPr>
          <w:t>http://creativeskillset.org/job_roles/3844_foley_editor</w:t>
        </w:r>
      </w:hyperlink>
    </w:p>
    <w:p w:rsidR="007E6447" w:rsidRDefault="007E6447" w:rsidP="001B1A88">
      <w:pPr>
        <w:rPr>
          <w:i/>
        </w:rPr>
      </w:pPr>
    </w:p>
    <w:p w:rsidR="007E6447" w:rsidRPr="007E6447" w:rsidRDefault="007E6447" w:rsidP="007E6447">
      <w:r w:rsidRPr="007E6447">
        <w:t xml:space="preserve">We will not have the opportunity to develop </w:t>
      </w:r>
      <w:r>
        <w:t>tags</w:t>
      </w:r>
      <w:r w:rsidRPr="007E6447">
        <w:t xml:space="preserve"> for this phase of the project.</w:t>
      </w:r>
    </w:p>
    <w:p w:rsidR="0061581F" w:rsidRDefault="0061581F" w:rsidP="001B1A88">
      <w:pPr>
        <w:rPr>
          <w:i/>
        </w:rPr>
      </w:pPr>
    </w:p>
    <w:p w:rsidR="009D2D66" w:rsidRDefault="009D2D66" w:rsidP="009D2D66">
      <w:pPr>
        <w:pStyle w:val="Heading2"/>
      </w:pPr>
      <w:bookmarkStart w:id="49" w:name="_Toc525820826"/>
      <w:r w:rsidRPr="009D2D66">
        <w:t>MUSIC</w:t>
      </w:r>
      <w:r w:rsidR="00074F76">
        <w:t>: INTRO</w:t>
      </w:r>
      <w:bookmarkEnd w:id="49"/>
    </w:p>
    <w:p w:rsidR="00074F76" w:rsidRDefault="000E04FD" w:rsidP="00074F76">
      <w:pPr>
        <w:rPr>
          <w:i/>
        </w:rPr>
      </w:pPr>
      <w:r>
        <w:rPr>
          <w:i/>
        </w:rPr>
        <w:t>S</w:t>
      </w:r>
      <w:r w:rsidRPr="000E04FD">
        <w:rPr>
          <w:i/>
        </w:rPr>
        <w:t>ets the mood for the gameplay that’s about to occur. Also sets the musical palette for the game soundtrack</w:t>
      </w:r>
      <w:r w:rsidR="004F23F2">
        <w:rPr>
          <w:i/>
        </w:rPr>
        <w:t>.</w:t>
      </w:r>
    </w:p>
    <w:p w:rsidR="007E6447" w:rsidRDefault="007E6447" w:rsidP="00074F76">
      <w:pPr>
        <w:rPr>
          <w:i/>
        </w:rPr>
      </w:pPr>
    </w:p>
    <w:p w:rsidR="007E6447" w:rsidRPr="007E6447" w:rsidRDefault="007E6447" w:rsidP="00074F76">
      <w:r w:rsidRPr="007E6447">
        <w:t>We will not have the opportunity to develop intro music for this phase of the project.</w:t>
      </w:r>
    </w:p>
    <w:p w:rsidR="00074F76" w:rsidRPr="00074F76" w:rsidRDefault="00074F76" w:rsidP="00074F76"/>
    <w:p w:rsidR="008A447C" w:rsidRDefault="00074F76" w:rsidP="00074F76">
      <w:pPr>
        <w:pStyle w:val="Heading2"/>
      </w:pPr>
      <w:bookmarkStart w:id="50" w:name="_Toc525820827"/>
      <w:r w:rsidRPr="009D2D66">
        <w:t>MUSIC</w:t>
      </w:r>
      <w:r>
        <w:t>: LOOP</w:t>
      </w:r>
      <w:bookmarkEnd w:id="50"/>
    </w:p>
    <w:p w:rsidR="00074F76" w:rsidRDefault="004F23F2" w:rsidP="00074F76">
      <w:pPr>
        <w:rPr>
          <w:i/>
        </w:rPr>
      </w:pPr>
      <w:r>
        <w:rPr>
          <w:i/>
        </w:rPr>
        <w:t>“T</w:t>
      </w:r>
      <w:r w:rsidR="000E04FD" w:rsidRPr="000E04FD">
        <w:rPr>
          <w:i/>
        </w:rPr>
        <w:t>he workhorse of the gaming industry”. A short, repeatable section of music which can be played over and over until the gameplay changes or the character dies (!)</w:t>
      </w:r>
    </w:p>
    <w:p w:rsidR="007E6447" w:rsidRDefault="007E6447" w:rsidP="00074F76">
      <w:pPr>
        <w:rPr>
          <w:i/>
        </w:rPr>
      </w:pPr>
    </w:p>
    <w:p w:rsidR="007E6447" w:rsidRPr="007E6447" w:rsidRDefault="007E6447" w:rsidP="007E6447">
      <w:r w:rsidRPr="007E6447">
        <w:t xml:space="preserve">We will not have the opportunity to develop </w:t>
      </w:r>
      <w:r>
        <w:t>loop sound</w:t>
      </w:r>
      <w:r w:rsidRPr="007E6447">
        <w:t xml:space="preserve"> for this phase of the project.</w:t>
      </w:r>
    </w:p>
    <w:p w:rsidR="007E6447" w:rsidRPr="000E04FD" w:rsidRDefault="007E6447" w:rsidP="00074F76">
      <w:pPr>
        <w:rPr>
          <w:i/>
        </w:rPr>
      </w:pPr>
    </w:p>
    <w:p w:rsidR="000E04FD" w:rsidRDefault="000E04FD" w:rsidP="00074F76"/>
    <w:p w:rsidR="00074F76" w:rsidRDefault="00074F76" w:rsidP="00074F76">
      <w:pPr>
        <w:pStyle w:val="Heading2"/>
      </w:pPr>
      <w:bookmarkStart w:id="51" w:name="_Toc525820828"/>
      <w:r w:rsidRPr="009D2D66">
        <w:t>MUSIC</w:t>
      </w:r>
      <w:r>
        <w:t>: Transition</w:t>
      </w:r>
      <w:bookmarkEnd w:id="51"/>
    </w:p>
    <w:p w:rsidR="001058F3" w:rsidRDefault="004F23F2" w:rsidP="001058F3">
      <w:pPr>
        <w:rPr>
          <w:i/>
        </w:rPr>
      </w:pPr>
      <w:r>
        <w:rPr>
          <w:i/>
        </w:rPr>
        <w:t>C</w:t>
      </w:r>
      <w:r w:rsidR="00257ACE" w:rsidRPr="00257ACE">
        <w:rPr>
          <w:i/>
        </w:rPr>
        <w:t>onnecting music (</w:t>
      </w:r>
      <w:r w:rsidR="00756D91" w:rsidRPr="00257ACE">
        <w:rPr>
          <w:i/>
        </w:rPr>
        <w:t>i.e.</w:t>
      </w:r>
      <w:r w:rsidR="00257ACE" w:rsidRPr="00257ACE">
        <w:rPr>
          <w:i/>
        </w:rPr>
        <w:t xml:space="preserve"> music that accompanies a cut scene that aims to maintain the player’s interest)</w:t>
      </w:r>
    </w:p>
    <w:p w:rsidR="007E6447" w:rsidRPr="007E6447" w:rsidRDefault="007E6447" w:rsidP="007E6447">
      <w:r w:rsidRPr="007E6447">
        <w:t xml:space="preserve">We will not have the opportunity to develop </w:t>
      </w:r>
      <w:r>
        <w:t>transition</w:t>
      </w:r>
      <w:r w:rsidRPr="007E6447">
        <w:t xml:space="preserve"> music for this phase of the project.</w:t>
      </w:r>
    </w:p>
    <w:p w:rsidR="001058F3" w:rsidRDefault="001058F3" w:rsidP="001058F3"/>
    <w:p w:rsidR="001058F3" w:rsidRDefault="001058F3" w:rsidP="001058F3">
      <w:pPr>
        <w:pStyle w:val="Heading1"/>
      </w:pPr>
      <w:bookmarkStart w:id="52" w:name="_Toc518906697"/>
      <w:bookmarkStart w:id="53" w:name="_Toc525820829"/>
      <w:r>
        <w:t xml:space="preserve">SOFTWARE </w:t>
      </w:r>
      <w:r w:rsidR="00203619">
        <w:t xml:space="preserve">gameplay </w:t>
      </w:r>
      <w:r>
        <w:t>ARCHITECTURE</w:t>
      </w:r>
      <w:bookmarkEnd w:id="52"/>
      <w:bookmarkEnd w:id="53"/>
    </w:p>
    <w:p w:rsidR="001058F3" w:rsidRDefault="001058F3" w:rsidP="001058F3">
      <w:pPr>
        <w:rPr>
          <w:i/>
        </w:rPr>
      </w:pPr>
      <w:r w:rsidRPr="00011067">
        <w:rPr>
          <w:i/>
        </w:rPr>
        <w:t>Will the game be software (video game)? If so then what type of software architecture will prevail? OOAD?</w:t>
      </w:r>
      <w:r w:rsidR="00107365">
        <w:rPr>
          <w:i/>
        </w:rPr>
        <w:t xml:space="preserve"> What</w:t>
      </w:r>
      <w:r w:rsidRPr="00011067">
        <w:rPr>
          <w:i/>
        </w:rPr>
        <w:t xml:space="preserve"> Design Patterns used? </w:t>
      </w:r>
      <w:r>
        <w:rPr>
          <w:i/>
        </w:rPr>
        <w:t xml:space="preserve">A high level diagram of the architecture can go here. If you </w:t>
      </w:r>
      <w:proofErr w:type="spellStart"/>
      <w:r>
        <w:rPr>
          <w:i/>
        </w:rPr>
        <w:t>ar</w:t>
      </w:r>
      <w:r w:rsidR="00203619">
        <w:rPr>
          <w:i/>
        </w:rPr>
        <w:t>g</w:t>
      </w:r>
      <w:r>
        <w:rPr>
          <w:i/>
        </w:rPr>
        <w:t>e</w:t>
      </w:r>
      <w:proofErr w:type="spellEnd"/>
      <w:r>
        <w:rPr>
          <w:i/>
        </w:rPr>
        <w:t xml:space="preserve"> making a table-to</w:t>
      </w:r>
      <w:r w:rsidR="003A2728">
        <w:rPr>
          <w:i/>
        </w:rPr>
        <w:t>p game, then you can delete the logical view, and instrumentation</w:t>
      </w:r>
      <w:r>
        <w:rPr>
          <w:i/>
        </w:rPr>
        <w:t xml:space="preserve"> subsection</w:t>
      </w:r>
      <w:r w:rsidR="003A2728">
        <w:rPr>
          <w:i/>
        </w:rPr>
        <w:t>s</w:t>
      </w:r>
      <w:r w:rsidR="00203619">
        <w:rPr>
          <w:i/>
        </w:rPr>
        <w:t xml:space="preserve"> </w:t>
      </w:r>
      <w:r w:rsidR="009B3872">
        <w:rPr>
          <w:i/>
        </w:rPr>
        <w:t>and the word “software” in the title of this section.</w:t>
      </w:r>
    </w:p>
    <w:p w:rsidR="00203619" w:rsidRDefault="00203619" w:rsidP="001058F3"/>
    <w:p w:rsidR="00414B5B" w:rsidRDefault="00414B5B" w:rsidP="00414B5B">
      <w:r>
        <w:lastRenderedPageBreak/>
        <w:t xml:space="preserve">The architecture for this project is predetermined by HP Reveal. The design patterns that coincide with what they have built are: Prototype and State. Prototype for the building of “levels” and State for the image trigger and “auras.” </w:t>
      </w:r>
    </w:p>
    <w:p w:rsidR="00414B5B" w:rsidRPr="001B1A88" w:rsidRDefault="00414B5B" w:rsidP="001058F3"/>
    <w:p w:rsidR="001058F3" w:rsidRDefault="001058F3" w:rsidP="001058F3">
      <w:pPr>
        <w:pStyle w:val="Heading2"/>
      </w:pPr>
      <w:bookmarkStart w:id="54" w:name="_Toc525820830"/>
      <w:r>
        <w:t>LOGICAL VIEW</w:t>
      </w:r>
      <w:bookmarkEnd w:id="54"/>
    </w:p>
    <w:p w:rsidR="001B5F1C" w:rsidRPr="00414B5B" w:rsidRDefault="00587B42" w:rsidP="001058F3">
      <w:hyperlink r:id="rId24" w:history="1">
        <w:r w:rsidR="00414B5B" w:rsidRPr="00414B5B">
          <w:rPr>
            <w:rStyle w:val="Hyperlink"/>
          </w:rPr>
          <w:t>https://en.wikipedia.org/wiki/Prototype_pattern</w:t>
        </w:r>
      </w:hyperlink>
    </w:p>
    <w:p w:rsidR="00414B5B" w:rsidRDefault="00912CC0" w:rsidP="001058F3">
      <w:pPr>
        <w:rPr>
          <w:noProof/>
        </w:rPr>
      </w:pPr>
      <w:r w:rsidRPr="00C46919">
        <w:rPr>
          <w:noProof/>
        </w:rPr>
        <w:drawing>
          <wp:inline distT="0" distB="0" distL="0" distR="0">
            <wp:extent cx="6197600" cy="2286000"/>
            <wp:effectExtent l="0" t="0" r="0" b="0"/>
            <wp:docPr id="4" name="Picture 1" descr="https://upload.wikimedia.org/wikipedia/commons/c/c4/W3sDesign_Prototype_Design_Pattern_UM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c/c4/W3sDesign_Prototype_Design_Pattern_UML.jpg"/>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7600" cy="2286000"/>
                    </a:xfrm>
                    <a:prstGeom prst="rect">
                      <a:avLst/>
                    </a:prstGeom>
                    <a:noFill/>
                    <a:ln>
                      <a:noFill/>
                    </a:ln>
                  </pic:spPr>
                </pic:pic>
              </a:graphicData>
            </a:graphic>
          </wp:inline>
        </w:drawing>
      </w:r>
    </w:p>
    <w:p w:rsidR="00414B5B" w:rsidRDefault="00414B5B" w:rsidP="001058F3">
      <w:pPr>
        <w:rPr>
          <w:noProof/>
        </w:rPr>
      </w:pPr>
    </w:p>
    <w:p w:rsidR="00414B5B" w:rsidRDefault="00587B42" w:rsidP="001058F3">
      <w:hyperlink r:id="rId26" w:history="1">
        <w:r w:rsidR="00414B5B" w:rsidRPr="00E040A2">
          <w:rPr>
            <w:rStyle w:val="Hyperlink"/>
          </w:rPr>
          <w:t>https://en.wikipedia.org/wiki/State_pattern</w:t>
        </w:r>
      </w:hyperlink>
    </w:p>
    <w:p w:rsidR="00414B5B" w:rsidRPr="00414B5B" w:rsidRDefault="00912CC0" w:rsidP="001058F3">
      <w:r w:rsidRPr="00C46919">
        <w:rPr>
          <w:noProof/>
        </w:rPr>
        <w:drawing>
          <wp:inline distT="0" distB="0" distL="0" distR="0">
            <wp:extent cx="5715000" cy="2286000"/>
            <wp:effectExtent l="0" t="0" r="0" b="0"/>
            <wp:docPr id="5" name="Picture 2" descr="https://upload.wikimedia.org/wikipedia/commons/e/ec/W3sDesign_State_Design_Pattern_UM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e/ec/W3sDesign_State_Design_Pattern_UML.jpg"/>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rsidR="00414B5B" w:rsidRPr="001B5F1C" w:rsidRDefault="00414B5B" w:rsidP="001058F3">
      <w:pPr>
        <w:rPr>
          <w:i/>
        </w:rPr>
      </w:pPr>
    </w:p>
    <w:p w:rsidR="001058F3" w:rsidRDefault="001058F3" w:rsidP="001058F3">
      <w:pPr>
        <w:pStyle w:val="Heading2"/>
      </w:pPr>
      <w:bookmarkStart w:id="55" w:name="_Toc525820831"/>
      <w:r>
        <w:t>dATA VIEW</w:t>
      </w:r>
      <w:bookmarkEnd w:id="55"/>
    </w:p>
    <w:p w:rsidR="00573B39" w:rsidRDefault="00573B39" w:rsidP="001058F3">
      <w:r>
        <w:t>We will be using the database available on HP Reveal. Details are in the instructions for the assignment.</w:t>
      </w:r>
    </w:p>
    <w:p w:rsidR="00573B39" w:rsidRPr="00573B39" w:rsidRDefault="00573B39" w:rsidP="001058F3"/>
    <w:p w:rsidR="00DC0700" w:rsidRPr="001706BF" w:rsidRDefault="00DC0700" w:rsidP="00DC0700">
      <w:pPr>
        <w:pStyle w:val="Heading2"/>
      </w:pPr>
      <w:bookmarkStart w:id="56" w:name="_Toc525820832"/>
      <w:r>
        <w:t>LOCALIZATION</w:t>
      </w:r>
      <w:bookmarkEnd w:id="56"/>
    </w:p>
    <w:p w:rsidR="001706BF" w:rsidRDefault="00C01C64" w:rsidP="001058F3">
      <w:pPr>
        <w:rPr>
          <w:i/>
        </w:rPr>
      </w:pPr>
      <w:r w:rsidRPr="00C01C64">
        <w:rPr>
          <w:i/>
        </w:rPr>
        <w:t>Will your game be available globally? What means will you use to adapt to different languages, regional differences and technical requirements of a certain place? Will you need to translate it to braille? If so how will you do it?</w:t>
      </w:r>
      <w:r w:rsidRPr="00C01C64">
        <w:t xml:space="preserve"> </w:t>
      </w:r>
      <w:hyperlink r:id="rId28" w:history="1">
        <w:r w:rsidRPr="00DD651A">
          <w:rPr>
            <w:rStyle w:val="Hyperlink"/>
            <w:i/>
          </w:rPr>
          <w:t>https://lib.asu.edu/disability</w:t>
        </w:r>
      </w:hyperlink>
      <w:r>
        <w:rPr>
          <w:i/>
        </w:rPr>
        <w:t xml:space="preserve"> </w:t>
      </w:r>
    </w:p>
    <w:p w:rsidR="00C01C64" w:rsidRDefault="00587B42" w:rsidP="001058F3">
      <w:pPr>
        <w:rPr>
          <w:i/>
        </w:rPr>
      </w:pPr>
      <w:hyperlink r:id="rId29" w:history="1">
        <w:r w:rsidR="00C01C64" w:rsidRPr="00DD651A">
          <w:rPr>
            <w:rStyle w:val="Hyperlink"/>
            <w:i/>
          </w:rPr>
          <w:t>https://lib.asu.edu/disability/hayden</w:t>
        </w:r>
      </w:hyperlink>
      <w:r w:rsidR="00C01C64">
        <w:rPr>
          <w:i/>
        </w:rPr>
        <w:t xml:space="preserve"> (an embosser is here)</w:t>
      </w:r>
    </w:p>
    <w:p w:rsidR="00573B39" w:rsidRPr="00573B39" w:rsidRDefault="00573B39" w:rsidP="001058F3"/>
    <w:p w:rsidR="00C01C64" w:rsidRDefault="00573B39" w:rsidP="00573B39">
      <w:pPr>
        <w:jc w:val="left"/>
      </w:pPr>
      <w:r>
        <w:t xml:space="preserve">The HP Reveal app speaks different languages! You will have chosen your language setting on your mobile device, and HP Reveal will </w:t>
      </w:r>
      <w:r w:rsidR="00864CBC">
        <w:t>recognize</w:t>
      </w:r>
      <w:r>
        <w:t xml:space="preserve"> this setting. HP Reveal will therefore display </w:t>
      </w:r>
      <w:r>
        <w:lastRenderedPageBreak/>
        <w:t>all app text and messages in your preferred language. Languages supported: English (United Kingdom), English (United States), French, Spanish (Spain), Spanish (Latin America), Portuguese, Japanese, Chinese.</w:t>
      </w:r>
    </w:p>
    <w:p w:rsidR="00573B39" w:rsidRDefault="00573B39" w:rsidP="00573B39"/>
    <w:p w:rsidR="001058F3" w:rsidRDefault="001058F3" w:rsidP="001058F3">
      <w:pPr>
        <w:pStyle w:val="Heading2"/>
      </w:pPr>
      <w:bookmarkStart w:id="57" w:name="_Toc525820833"/>
      <w:r>
        <w:t>iNSTRUMENTATION VIEW</w:t>
      </w:r>
      <w:bookmarkEnd w:id="57"/>
    </w:p>
    <w:p w:rsidR="003D63E1" w:rsidRPr="003D63E1" w:rsidRDefault="003D63E1" w:rsidP="003D63E1">
      <w:pPr>
        <w:rPr>
          <w:i/>
        </w:rPr>
      </w:pPr>
      <w:r>
        <w:rPr>
          <w:i/>
        </w:rPr>
        <w:t xml:space="preserve">Instrumentation is the </w:t>
      </w:r>
      <w:r w:rsidRPr="003D63E1">
        <w:rPr>
          <w:i/>
        </w:rPr>
        <w:t>ability to monitor or measure the level of a product's performance, to diagnose errors and to write trace information</w:t>
      </w:r>
      <w:r w:rsidR="00F57E56">
        <w:rPr>
          <w:i/>
        </w:rPr>
        <w:t xml:space="preserve">. </w:t>
      </w:r>
      <w:r w:rsidR="00C50948">
        <w:rPr>
          <w:i/>
        </w:rPr>
        <w:t xml:space="preserve">How will you use the game engine or software to create </w:t>
      </w:r>
      <w:r w:rsidR="00F57E56">
        <w:rPr>
          <w:i/>
        </w:rPr>
        <w:t xml:space="preserve">your plan to address the </w:t>
      </w:r>
      <w:proofErr w:type="gramStart"/>
      <w:r w:rsidR="00F57E56">
        <w:rPr>
          <w:i/>
        </w:rPr>
        <w:t>following:</w:t>
      </w:r>
      <w:proofErr w:type="gramEnd"/>
    </w:p>
    <w:p w:rsidR="003D63E1" w:rsidRPr="003D63E1" w:rsidRDefault="003D63E1" w:rsidP="003D63E1">
      <w:pPr>
        <w:numPr>
          <w:ilvl w:val="0"/>
          <w:numId w:val="5"/>
        </w:numPr>
        <w:rPr>
          <w:i/>
        </w:rPr>
      </w:pPr>
      <w:r w:rsidRPr="003D63E1">
        <w:rPr>
          <w:i/>
        </w:rPr>
        <w:t>Code tracing - receiving informative messages about the execution of an application at run time.</w:t>
      </w:r>
    </w:p>
    <w:p w:rsidR="003D63E1" w:rsidRPr="003D63E1" w:rsidRDefault="003D63E1" w:rsidP="003D63E1">
      <w:pPr>
        <w:numPr>
          <w:ilvl w:val="0"/>
          <w:numId w:val="5"/>
        </w:numPr>
        <w:rPr>
          <w:i/>
        </w:rPr>
      </w:pPr>
      <w:r w:rsidRPr="003D63E1">
        <w:rPr>
          <w:i/>
        </w:rPr>
        <w:t>Debugging and (structured) exception handling - tracking down and fixing programming errors in an application under development.</w:t>
      </w:r>
    </w:p>
    <w:p w:rsidR="003D63E1" w:rsidRPr="003D63E1" w:rsidRDefault="003D63E1" w:rsidP="003D63E1">
      <w:pPr>
        <w:numPr>
          <w:ilvl w:val="0"/>
          <w:numId w:val="5"/>
        </w:numPr>
        <w:rPr>
          <w:i/>
        </w:rPr>
      </w:pPr>
      <w:r w:rsidRPr="003D63E1">
        <w:rPr>
          <w:i/>
        </w:rPr>
        <w:t>Profiling - a means by which dynamic program behaviors can be measured during a training run with a representative input. This is useful for properties of a program which cannot be analyzed statically with sufficient precision, such as alias analysis.</w:t>
      </w:r>
    </w:p>
    <w:p w:rsidR="003D63E1" w:rsidRPr="003D63E1" w:rsidRDefault="003D63E1" w:rsidP="003D63E1">
      <w:pPr>
        <w:numPr>
          <w:ilvl w:val="0"/>
          <w:numId w:val="5"/>
        </w:numPr>
        <w:rPr>
          <w:i/>
        </w:rPr>
      </w:pPr>
      <w:r w:rsidRPr="003D63E1">
        <w:rPr>
          <w:i/>
        </w:rPr>
        <w:t>Performance counters - components that allow the tracking of the performance of the application.</w:t>
      </w:r>
    </w:p>
    <w:p w:rsidR="001058F3" w:rsidRDefault="003D63E1" w:rsidP="003D63E1">
      <w:pPr>
        <w:numPr>
          <w:ilvl w:val="0"/>
          <w:numId w:val="5"/>
        </w:numPr>
        <w:rPr>
          <w:i/>
        </w:rPr>
      </w:pPr>
      <w:r w:rsidRPr="003D63E1">
        <w:rPr>
          <w:i/>
        </w:rPr>
        <w:t>Computer data logging - components that allow the logging and tracking of major events in the execution of the application.</w:t>
      </w:r>
    </w:p>
    <w:p w:rsidR="00573B39" w:rsidRDefault="00573B39" w:rsidP="00573B39">
      <w:pPr>
        <w:rPr>
          <w:i/>
        </w:rPr>
      </w:pPr>
    </w:p>
    <w:p w:rsidR="00573B39" w:rsidRPr="00FA5547" w:rsidRDefault="00573B39" w:rsidP="00FA5547">
      <w:pPr>
        <w:jc w:val="left"/>
        <w:rPr>
          <w:b/>
          <w:sz w:val="24"/>
        </w:rPr>
      </w:pPr>
      <w:r w:rsidRPr="00FA5547">
        <w:rPr>
          <w:sz w:val="24"/>
        </w:rPr>
        <w:t xml:space="preserve">This is all provided by HP Reveal. We have been asked to implement some type of metrics by the museum. </w:t>
      </w:r>
      <w:r w:rsidR="00FA5547" w:rsidRPr="00FA5547">
        <w:rPr>
          <w:color w:val="333333"/>
          <w:sz w:val="24"/>
        </w:rPr>
        <w:t>We care about generati</w:t>
      </w:r>
      <w:r w:rsidR="00FA5547">
        <w:rPr>
          <w:color w:val="333333"/>
          <w:sz w:val="24"/>
        </w:rPr>
        <w:t>ng social media shares and buzz and will want to m</w:t>
      </w:r>
      <w:r w:rsidR="00FA5547" w:rsidRPr="00FA5547">
        <w:rPr>
          <w:color w:val="333333"/>
          <w:sz w:val="24"/>
        </w:rPr>
        <w:t xml:space="preserve">easure the number of photos and videos shared to social media. </w:t>
      </w:r>
      <w:r w:rsidR="00FA5547">
        <w:rPr>
          <w:color w:val="333333"/>
          <w:sz w:val="24"/>
        </w:rPr>
        <w:t>We will i</w:t>
      </w:r>
      <w:r w:rsidR="00FA5547" w:rsidRPr="00FA5547">
        <w:rPr>
          <w:color w:val="333333"/>
          <w:sz w:val="24"/>
        </w:rPr>
        <w:t>nclude a hashtag to easily search from the other end.</w:t>
      </w:r>
      <w:r w:rsidR="00FA5547">
        <w:rPr>
          <w:color w:val="333333"/>
          <w:sz w:val="24"/>
        </w:rPr>
        <w:t xml:space="preserve"> The hashtag is: </w:t>
      </w:r>
      <w:r w:rsidR="00FA5547" w:rsidRPr="00226672">
        <w:rPr>
          <w:b/>
          <w:color w:val="333333"/>
          <w:sz w:val="24"/>
          <w:highlight w:val="yellow"/>
        </w:rPr>
        <w:t>#</w:t>
      </w:r>
      <w:proofErr w:type="spellStart"/>
      <w:r w:rsidR="00FA5547" w:rsidRPr="00226672">
        <w:rPr>
          <w:b/>
          <w:color w:val="333333"/>
          <w:sz w:val="24"/>
          <w:highlight w:val="yellow"/>
        </w:rPr>
        <w:t>PhxArtAR</w:t>
      </w:r>
      <w:proofErr w:type="spellEnd"/>
    </w:p>
    <w:p w:rsidR="001058F3" w:rsidRDefault="001058F3" w:rsidP="001058F3"/>
    <w:p w:rsidR="001058F3" w:rsidRDefault="001058F3" w:rsidP="001058F3">
      <w:pPr>
        <w:pStyle w:val="Heading2"/>
      </w:pPr>
      <w:bookmarkStart w:id="58" w:name="_Toc525820834"/>
      <w:r>
        <w:t>SECURITY VIEW</w:t>
      </w:r>
      <w:bookmarkEnd w:id="58"/>
    </w:p>
    <w:p w:rsidR="001058F3" w:rsidRDefault="00872B87" w:rsidP="001058F3">
      <w:pPr>
        <w:rPr>
          <w:i/>
        </w:rPr>
      </w:pPr>
      <w:r w:rsidRPr="00872B87">
        <w:rPr>
          <w:i/>
        </w:rPr>
        <w:t>Does your game need security? Will there be a login for the player? Are you using flat files to store character information on the client computer or on the server?</w:t>
      </w:r>
      <w:r w:rsidR="00B76A5B">
        <w:rPr>
          <w:i/>
        </w:rPr>
        <w:t xml:space="preserve"> How will you protect </w:t>
      </w:r>
      <w:r w:rsidR="00401DF0">
        <w:rPr>
          <w:i/>
        </w:rPr>
        <w:t>that data</w:t>
      </w:r>
      <w:r w:rsidR="00B76A5B">
        <w:rPr>
          <w:i/>
        </w:rPr>
        <w:t xml:space="preserve">? </w:t>
      </w:r>
      <w:r w:rsidR="00401DF0">
        <w:rPr>
          <w:i/>
        </w:rPr>
        <w:t>Will you encrypt? Will you use hexadecimal or binary data to control the security of the data?</w:t>
      </w:r>
      <w:r w:rsidR="007B7203">
        <w:rPr>
          <w:i/>
        </w:rPr>
        <w:t xml:space="preserve"> Remember that hackers know all the standard encryptions and conversions and be creative with your security solution. </w:t>
      </w:r>
    </w:p>
    <w:p w:rsidR="007B7203" w:rsidRDefault="007B7203" w:rsidP="001058F3">
      <w:pPr>
        <w:rPr>
          <w:i/>
        </w:rPr>
      </w:pPr>
    </w:p>
    <w:p w:rsidR="001058F3" w:rsidRDefault="007B7203" w:rsidP="001058F3">
      <w:pPr>
        <w:rPr>
          <w:i/>
        </w:rPr>
      </w:pPr>
      <w:r>
        <w:rPr>
          <w:i/>
        </w:rPr>
        <w:t>If you are building a table top game – are you using imperfect knowledge in your design? If so then how are your players or your game master going to protect the data? Is your game going to take several days to complete? Again – how is the game data stored so that the integrity of the game is not compromised?</w:t>
      </w:r>
    </w:p>
    <w:p w:rsidR="004E7192" w:rsidRDefault="004E7192" w:rsidP="001058F3">
      <w:pPr>
        <w:rPr>
          <w:i/>
        </w:rPr>
      </w:pPr>
    </w:p>
    <w:p w:rsidR="004E7192" w:rsidRPr="004E7192" w:rsidRDefault="004E7192" w:rsidP="001058F3">
      <w:r w:rsidRPr="004E7192">
        <w:t>This is all provided by HP Reveal.</w:t>
      </w:r>
    </w:p>
    <w:sectPr w:rsidR="004E7192" w:rsidRPr="004E7192" w:rsidSect="004B72D9">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7B42" w:rsidRDefault="00587B42">
      <w:r>
        <w:separator/>
      </w:r>
    </w:p>
  </w:endnote>
  <w:endnote w:type="continuationSeparator" w:id="0">
    <w:p w:rsidR="00587B42" w:rsidRDefault="00587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67" w:rsidRDefault="006A6A67">
    <w:pPr>
      <w:pStyle w:val="Footer"/>
    </w:pPr>
    <w:r>
      <w:t>Confidential</w:t>
    </w:r>
    <w:r>
      <w:tab/>
      <w:t xml:space="preserve">Page </w:t>
    </w:r>
    <w:r>
      <w:fldChar w:fldCharType="begin"/>
    </w:r>
    <w:r>
      <w:instrText xml:space="preserve"> PAGE </w:instrText>
    </w:r>
    <w:r>
      <w:fldChar w:fldCharType="separate"/>
    </w:r>
    <w:r w:rsidR="0042515D">
      <w:rPr>
        <w:noProof/>
      </w:rPr>
      <w:t>3</w:t>
    </w:r>
    <w:r>
      <w:fldChar w:fldCharType="end"/>
    </w:r>
    <w:r>
      <w:t xml:space="preserve"> of </w:t>
    </w:r>
    <w:r>
      <w:rPr>
        <w:noProof/>
      </w:rPr>
      <w:fldChar w:fldCharType="begin"/>
    </w:r>
    <w:r>
      <w:rPr>
        <w:noProof/>
      </w:rPr>
      <w:instrText xml:space="preserve"> NUMPAGES </w:instrText>
    </w:r>
    <w:r>
      <w:rPr>
        <w:noProof/>
      </w:rPr>
      <w:fldChar w:fldCharType="separate"/>
    </w:r>
    <w:r w:rsidR="0042515D">
      <w:rPr>
        <w:noProof/>
      </w:rPr>
      <w:t>12</w:t>
    </w:r>
    <w:r>
      <w:rPr>
        <w:noProof/>
      </w:rPr>
      <w:fldChar w:fldCharType="end"/>
    </w:r>
    <w:r>
      <w:tab/>
    </w:r>
    <w:r>
      <w:fldChar w:fldCharType="begin"/>
    </w:r>
    <w:r>
      <w:instrText xml:space="preserve"> DATE \@ "M/d/yyyy" </w:instrText>
    </w:r>
    <w:r>
      <w:fldChar w:fldCharType="separate"/>
    </w:r>
    <w:r w:rsidR="0042515D">
      <w:rPr>
        <w:noProof/>
      </w:rPr>
      <w:t>10/3/2018</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67" w:rsidRDefault="006A6A67">
    <w:pPr>
      <w:pStyle w:val="Footer"/>
    </w:pPr>
    <w:r>
      <w:t>Confidential</w:t>
    </w:r>
    <w:r>
      <w:tab/>
      <w:t xml:space="preserve">Page </w:t>
    </w:r>
    <w:r>
      <w:fldChar w:fldCharType="begin"/>
    </w:r>
    <w:r>
      <w:instrText xml:space="preserve"> PAGE </w:instrText>
    </w:r>
    <w:r>
      <w:fldChar w:fldCharType="separate"/>
    </w:r>
    <w:r w:rsidR="0042515D">
      <w:rPr>
        <w:noProof/>
      </w:rPr>
      <w:t>12</w:t>
    </w:r>
    <w:r>
      <w:fldChar w:fldCharType="end"/>
    </w:r>
    <w:r>
      <w:t xml:space="preserve"> of </w:t>
    </w:r>
    <w:r>
      <w:rPr>
        <w:noProof/>
      </w:rPr>
      <w:fldChar w:fldCharType="begin"/>
    </w:r>
    <w:r>
      <w:rPr>
        <w:noProof/>
      </w:rPr>
      <w:instrText xml:space="preserve"> NUMPAGES </w:instrText>
    </w:r>
    <w:r>
      <w:rPr>
        <w:noProof/>
      </w:rPr>
      <w:fldChar w:fldCharType="separate"/>
    </w:r>
    <w:r w:rsidR="0042515D">
      <w:rPr>
        <w:noProof/>
      </w:rPr>
      <w:t>12</w:t>
    </w:r>
    <w:r>
      <w:rPr>
        <w:noProof/>
      </w:rPr>
      <w:fldChar w:fldCharType="end"/>
    </w:r>
    <w:r>
      <w:tab/>
    </w:r>
    <w:r>
      <w:fldChar w:fldCharType="begin"/>
    </w:r>
    <w:r>
      <w:instrText xml:space="preserve"> DATE \@ "M/d/yyyy" </w:instrText>
    </w:r>
    <w:r>
      <w:fldChar w:fldCharType="separate"/>
    </w:r>
    <w:r w:rsidR="0042515D">
      <w:rPr>
        <w:noProof/>
      </w:rPr>
      <w:t>10/3/2018</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7B42" w:rsidRDefault="00587B42">
      <w:r>
        <w:separator/>
      </w:r>
    </w:p>
  </w:footnote>
  <w:footnote w:type="continuationSeparator" w:id="0">
    <w:p w:rsidR="00587B42" w:rsidRDefault="00587B4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67" w:rsidRDefault="00587B4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alt="" style="position:absolute;left:0;text-align:left;margin-left:0;margin-top:0;width:527.85pt;height:131.9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CONFIDENTIAL"/>
          <w10:wrap anchorx="margin" anchory="margin"/>
        </v:shape>
      </w:pict>
    </w:r>
    <w:r w:rsidR="006A6A67">
      <w:rPr>
        <w:noProof/>
      </w:rPr>
      <w:t>Level</w:t>
    </w:r>
    <w:r w:rsidR="006A6A67">
      <w:t xml:space="preserve"> Design Document</w:t>
    </w:r>
    <w:r w:rsidR="006A6A67">
      <w:tab/>
    </w:r>
    <w:r w:rsidR="006A6A67">
      <w:tab/>
      <w:t>version 01.00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67" w:rsidRDefault="006A6A67">
    <w:pPr>
      <w:pStyle w:val="Header"/>
    </w:pPr>
    <w:r>
      <w:t>Game Design Document</w:t>
    </w:r>
    <w:r>
      <w:tab/>
    </w:r>
    <w:r>
      <w:tab/>
      <w:t>version #</w:t>
    </w:r>
    <w:proofErr w:type="gramStart"/>
    <w:r>
      <w:t>#.#</w:t>
    </w:r>
    <w:proofErr w:type="gramEnd"/>
    <w: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97779"/>
    <w:multiLevelType w:val="hybridMultilevel"/>
    <w:tmpl w:val="6C929C9A"/>
    <w:lvl w:ilvl="0" w:tplc="04090001">
      <w:start w:val="1"/>
      <w:numFmt w:val="bullet"/>
      <w:lvlText w:val=""/>
      <w:lvlJc w:val="left"/>
      <w:pPr>
        <w:tabs>
          <w:tab w:val="num" w:pos="720"/>
        </w:tabs>
        <w:ind w:left="720" w:hanging="360"/>
      </w:pPr>
      <w:rPr>
        <w:rFonts w:ascii="Symbol" w:hAnsi="Symbol" w:hint="default"/>
      </w:rPr>
    </w:lvl>
    <w:lvl w:ilvl="1" w:tplc="613237BA">
      <w:start w:val="7"/>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572318F"/>
    <w:multiLevelType w:val="hybridMultilevel"/>
    <w:tmpl w:val="E93666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104E9"/>
    <w:multiLevelType w:val="hybridMultilevel"/>
    <w:tmpl w:val="22B6F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64456"/>
    <w:multiLevelType w:val="hybridMultilevel"/>
    <w:tmpl w:val="9C8418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7C0DD4"/>
    <w:multiLevelType w:val="hybridMultilevel"/>
    <w:tmpl w:val="BC9C230E"/>
    <w:lvl w:ilvl="0" w:tplc="D60892FE">
      <w:start w:val="1"/>
      <w:numFmt w:val="bullet"/>
      <w:pStyle w:val="BodyText"/>
      <w:lvlText w:val=""/>
      <w:lvlJc w:val="left"/>
      <w:pPr>
        <w:tabs>
          <w:tab w:val="num" w:pos="720"/>
        </w:tabs>
        <w:ind w:left="720" w:hanging="360"/>
      </w:pPr>
      <w:rPr>
        <w:rFonts w:ascii="Symbol" w:hAnsi="Symbol" w:hint="default"/>
        <w:color w:val="000000"/>
      </w:rPr>
    </w:lvl>
    <w:lvl w:ilvl="1" w:tplc="D3C6FDF8">
      <w:numFmt w:val="bullet"/>
      <w:lvlText w:val="-"/>
      <w:lvlJc w:val="left"/>
      <w:pPr>
        <w:tabs>
          <w:tab w:val="num" w:pos="1440"/>
        </w:tabs>
        <w:ind w:left="1440" w:hanging="360"/>
      </w:pPr>
      <w:rPr>
        <w:rFonts w:ascii="Arial" w:eastAsia="MS Mincho"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7FB597E"/>
    <w:multiLevelType w:val="multilevel"/>
    <w:tmpl w:val="147E914A"/>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800"/>
        </w:tabs>
        <w:ind w:left="1800" w:hanging="720"/>
      </w:pPr>
      <w:rPr>
        <w:rFonts w:hint="default"/>
      </w:rPr>
    </w:lvl>
    <w:lvl w:ilvl="2">
      <w:start w:val="1"/>
      <w:numFmt w:val="decimal"/>
      <w:isLgl/>
      <w:lvlText w:val="%1.%2.%3."/>
      <w:lvlJc w:val="left"/>
      <w:pPr>
        <w:tabs>
          <w:tab w:val="num" w:pos="2520"/>
        </w:tabs>
        <w:ind w:left="2520" w:hanging="720"/>
      </w:pPr>
      <w:rPr>
        <w:rFonts w:hint="default"/>
      </w:rPr>
    </w:lvl>
    <w:lvl w:ilvl="3">
      <w:start w:val="1"/>
      <w:numFmt w:val="decimal"/>
      <w:isLgl/>
      <w:lvlText w:val="%1.%2.%3.%4."/>
      <w:lvlJc w:val="left"/>
      <w:pPr>
        <w:tabs>
          <w:tab w:val="num" w:pos="3600"/>
        </w:tabs>
        <w:ind w:left="3600" w:hanging="1080"/>
      </w:pPr>
      <w:rPr>
        <w:rFonts w:hint="default"/>
      </w:rPr>
    </w:lvl>
    <w:lvl w:ilvl="4">
      <w:start w:val="1"/>
      <w:numFmt w:val="decimal"/>
      <w:isLgl/>
      <w:lvlText w:val="%1.%2.%3.%4.%5."/>
      <w:lvlJc w:val="left"/>
      <w:pPr>
        <w:tabs>
          <w:tab w:val="num" w:pos="4320"/>
        </w:tabs>
        <w:ind w:left="4320" w:hanging="1080"/>
      </w:pPr>
      <w:rPr>
        <w:rFonts w:hint="default"/>
      </w:rPr>
    </w:lvl>
    <w:lvl w:ilvl="5">
      <w:start w:val="1"/>
      <w:numFmt w:val="decimal"/>
      <w:isLgl/>
      <w:lvlText w:val="%1.%2.%3.%4.%5.%6."/>
      <w:lvlJc w:val="left"/>
      <w:pPr>
        <w:tabs>
          <w:tab w:val="num" w:pos="5400"/>
        </w:tabs>
        <w:ind w:left="5400" w:hanging="1440"/>
      </w:pPr>
      <w:rPr>
        <w:rFonts w:hint="default"/>
      </w:rPr>
    </w:lvl>
    <w:lvl w:ilvl="6">
      <w:start w:val="1"/>
      <w:numFmt w:val="decimal"/>
      <w:isLgl/>
      <w:lvlText w:val="%1.%2.%3.%4.%5.%6.%7."/>
      <w:lvlJc w:val="left"/>
      <w:pPr>
        <w:tabs>
          <w:tab w:val="num" w:pos="6120"/>
        </w:tabs>
        <w:ind w:left="6120" w:hanging="1440"/>
      </w:pPr>
      <w:rPr>
        <w:rFonts w:hint="default"/>
      </w:rPr>
    </w:lvl>
    <w:lvl w:ilvl="7">
      <w:start w:val="1"/>
      <w:numFmt w:val="decimal"/>
      <w:isLgl/>
      <w:lvlText w:val="%1.%2.%3.%4.%5.%6.%7.%8."/>
      <w:lvlJc w:val="left"/>
      <w:pPr>
        <w:tabs>
          <w:tab w:val="num" w:pos="7200"/>
        </w:tabs>
        <w:ind w:left="7200" w:hanging="1800"/>
      </w:pPr>
      <w:rPr>
        <w:rFonts w:hint="default"/>
      </w:rPr>
    </w:lvl>
    <w:lvl w:ilvl="8">
      <w:start w:val="1"/>
      <w:numFmt w:val="decimal"/>
      <w:isLgl/>
      <w:lvlText w:val="%1.%2.%3.%4.%5.%6.%7.%8.%9."/>
      <w:lvlJc w:val="left"/>
      <w:pPr>
        <w:tabs>
          <w:tab w:val="num" w:pos="8280"/>
        </w:tabs>
        <w:ind w:left="8280" w:hanging="2160"/>
      </w:pPr>
      <w:rPr>
        <w:rFonts w:hint="default"/>
      </w:rPr>
    </w:lvl>
  </w:abstractNum>
  <w:abstractNum w:abstractNumId="6" w15:restartNumberingAfterBreak="0">
    <w:nsid w:val="48995CC7"/>
    <w:multiLevelType w:val="hybridMultilevel"/>
    <w:tmpl w:val="1BE0B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E712A3"/>
    <w:multiLevelType w:val="hybridMultilevel"/>
    <w:tmpl w:val="B09494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C4F1048"/>
    <w:multiLevelType w:val="hybridMultilevel"/>
    <w:tmpl w:val="A3B4D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FF56C1"/>
    <w:multiLevelType w:val="hybridMultilevel"/>
    <w:tmpl w:val="CF906026"/>
    <w:lvl w:ilvl="0" w:tplc="FFFFFFFF">
      <w:start w:val="1"/>
      <w:numFmt w:val="bullet"/>
      <w:lvlText w:val=""/>
      <w:lvlJc w:val="left"/>
      <w:pPr>
        <w:tabs>
          <w:tab w:val="num" w:pos="720"/>
        </w:tabs>
        <w:ind w:left="720" w:hanging="360"/>
      </w:pPr>
      <w:rPr>
        <w:rFonts w:ascii="Symbol" w:eastAsia="Times" w:hAnsi="Symbol" w:cs="Aria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E4B76A1"/>
    <w:multiLevelType w:val="hybridMultilevel"/>
    <w:tmpl w:val="9BF48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B62626"/>
    <w:multiLevelType w:val="hybridMultilevel"/>
    <w:tmpl w:val="7600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EC5168"/>
    <w:multiLevelType w:val="hybridMultilevel"/>
    <w:tmpl w:val="88AEE368"/>
    <w:lvl w:ilvl="0" w:tplc="7E72691A">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6E04B41"/>
    <w:multiLevelType w:val="hybridMultilevel"/>
    <w:tmpl w:val="A3BE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865153"/>
    <w:multiLevelType w:val="hybridMultilevel"/>
    <w:tmpl w:val="30847D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5"/>
  </w:num>
  <w:num w:numId="4">
    <w:abstractNumId w:val="0"/>
  </w:num>
  <w:num w:numId="5">
    <w:abstractNumId w:val="8"/>
  </w:num>
  <w:num w:numId="6">
    <w:abstractNumId w:val="2"/>
  </w:num>
  <w:num w:numId="7">
    <w:abstractNumId w:val="10"/>
  </w:num>
  <w:num w:numId="8">
    <w:abstractNumId w:val="12"/>
  </w:num>
  <w:num w:numId="9">
    <w:abstractNumId w:val="4"/>
  </w:num>
  <w:num w:numId="10">
    <w:abstractNumId w:val="6"/>
  </w:num>
  <w:num w:numId="11">
    <w:abstractNumId w:val="11"/>
  </w:num>
  <w:num w:numId="12">
    <w:abstractNumId w:val="13"/>
  </w:num>
  <w:num w:numId="13">
    <w:abstractNumId w:val="14"/>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E7D"/>
    <w:rsid w:val="00002C0A"/>
    <w:rsid w:val="0000722B"/>
    <w:rsid w:val="00007B7A"/>
    <w:rsid w:val="00007EFD"/>
    <w:rsid w:val="00010B7E"/>
    <w:rsid w:val="00011067"/>
    <w:rsid w:val="00015363"/>
    <w:rsid w:val="00020922"/>
    <w:rsid w:val="00020FCF"/>
    <w:rsid w:val="00022BD2"/>
    <w:rsid w:val="000233A6"/>
    <w:rsid w:val="0002718C"/>
    <w:rsid w:val="00030485"/>
    <w:rsid w:val="00030669"/>
    <w:rsid w:val="0003470C"/>
    <w:rsid w:val="000416F2"/>
    <w:rsid w:val="0004258D"/>
    <w:rsid w:val="00044D58"/>
    <w:rsid w:val="000462DE"/>
    <w:rsid w:val="00050880"/>
    <w:rsid w:val="00053498"/>
    <w:rsid w:val="00056D70"/>
    <w:rsid w:val="000573A5"/>
    <w:rsid w:val="00057C18"/>
    <w:rsid w:val="0006196B"/>
    <w:rsid w:val="0006236B"/>
    <w:rsid w:val="000634CC"/>
    <w:rsid w:val="00065EF2"/>
    <w:rsid w:val="00066C85"/>
    <w:rsid w:val="00073049"/>
    <w:rsid w:val="00074F76"/>
    <w:rsid w:val="00075307"/>
    <w:rsid w:val="00081E31"/>
    <w:rsid w:val="00082F6B"/>
    <w:rsid w:val="00083EC1"/>
    <w:rsid w:val="00086A66"/>
    <w:rsid w:val="00086D3D"/>
    <w:rsid w:val="00092F8F"/>
    <w:rsid w:val="00093BC9"/>
    <w:rsid w:val="00096CEF"/>
    <w:rsid w:val="00097FC4"/>
    <w:rsid w:val="000A00E4"/>
    <w:rsid w:val="000A6E29"/>
    <w:rsid w:val="000A7A67"/>
    <w:rsid w:val="000B4418"/>
    <w:rsid w:val="000B4B45"/>
    <w:rsid w:val="000C1037"/>
    <w:rsid w:val="000C19B2"/>
    <w:rsid w:val="000C6CD1"/>
    <w:rsid w:val="000C74AB"/>
    <w:rsid w:val="000C7A42"/>
    <w:rsid w:val="000D328C"/>
    <w:rsid w:val="000D4887"/>
    <w:rsid w:val="000E04FD"/>
    <w:rsid w:val="000E0E82"/>
    <w:rsid w:val="000E15F8"/>
    <w:rsid w:val="000E4560"/>
    <w:rsid w:val="000E53D2"/>
    <w:rsid w:val="000E6207"/>
    <w:rsid w:val="000E7CE6"/>
    <w:rsid w:val="000F144E"/>
    <w:rsid w:val="000F1C7C"/>
    <w:rsid w:val="000F4667"/>
    <w:rsid w:val="000F539A"/>
    <w:rsid w:val="000F63E1"/>
    <w:rsid w:val="00101402"/>
    <w:rsid w:val="00101DA1"/>
    <w:rsid w:val="0010530A"/>
    <w:rsid w:val="001054DB"/>
    <w:rsid w:val="001058F3"/>
    <w:rsid w:val="00107365"/>
    <w:rsid w:val="00110B05"/>
    <w:rsid w:val="00112667"/>
    <w:rsid w:val="001127E4"/>
    <w:rsid w:val="0011498A"/>
    <w:rsid w:val="0011524A"/>
    <w:rsid w:val="0012049F"/>
    <w:rsid w:val="001228E9"/>
    <w:rsid w:val="00125097"/>
    <w:rsid w:val="00126924"/>
    <w:rsid w:val="00132B10"/>
    <w:rsid w:val="001348C5"/>
    <w:rsid w:val="00135501"/>
    <w:rsid w:val="00137911"/>
    <w:rsid w:val="00147843"/>
    <w:rsid w:val="00150F57"/>
    <w:rsid w:val="00151C76"/>
    <w:rsid w:val="001541BB"/>
    <w:rsid w:val="001567BD"/>
    <w:rsid w:val="00161C67"/>
    <w:rsid w:val="00161CB2"/>
    <w:rsid w:val="00162B79"/>
    <w:rsid w:val="0016328D"/>
    <w:rsid w:val="001645D1"/>
    <w:rsid w:val="001651ED"/>
    <w:rsid w:val="0017008D"/>
    <w:rsid w:val="001706BF"/>
    <w:rsid w:val="0017339E"/>
    <w:rsid w:val="001756CE"/>
    <w:rsid w:val="00175C84"/>
    <w:rsid w:val="0018414F"/>
    <w:rsid w:val="00184D5D"/>
    <w:rsid w:val="001915DF"/>
    <w:rsid w:val="001934E9"/>
    <w:rsid w:val="00196240"/>
    <w:rsid w:val="001962C0"/>
    <w:rsid w:val="00197465"/>
    <w:rsid w:val="001A3B20"/>
    <w:rsid w:val="001A3B2B"/>
    <w:rsid w:val="001A793B"/>
    <w:rsid w:val="001B1A88"/>
    <w:rsid w:val="001B5BA4"/>
    <w:rsid w:val="001B5F1C"/>
    <w:rsid w:val="001B63B7"/>
    <w:rsid w:val="001B7724"/>
    <w:rsid w:val="001C69E9"/>
    <w:rsid w:val="001D0AF7"/>
    <w:rsid w:val="001D10C3"/>
    <w:rsid w:val="001D36E3"/>
    <w:rsid w:val="001D72F2"/>
    <w:rsid w:val="001E2B6C"/>
    <w:rsid w:val="001E7FC8"/>
    <w:rsid w:val="001F0D5F"/>
    <w:rsid w:val="001F0E38"/>
    <w:rsid w:val="001F3019"/>
    <w:rsid w:val="001F3BB4"/>
    <w:rsid w:val="001F52E0"/>
    <w:rsid w:val="001F776A"/>
    <w:rsid w:val="0020008D"/>
    <w:rsid w:val="00201C5A"/>
    <w:rsid w:val="00203619"/>
    <w:rsid w:val="00203806"/>
    <w:rsid w:val="00203E3B"/>
    <w:rsid w:val="0020721A"/>
    <w:rsid w:val="00210DBC"/>
    <w:rsid w:val="002110A1"/>
    <w:rsid w:val="0021260C"/>
    <w:rsid w:val="0021278B"/>
    <w:rsid w:val="002128CF"/>
    <w:rsid w:val="002202F7"/>
    <w:rsid w:val="002213B2"/>
    <w:rsid w:val="0022480E"/>
    <w:rsid w:val="00224C42"/>
    <w:rsid w:val="00226352"/>
    <w:rsid w:val="00226672"/>
    <w:rsid w:val="002272B4"/>
    <w:rsid w:val="00227CE4"/>
    <w:rsid w:val="0023268D"/>
    <w:rsid w:val="00233A7E"/>
    <w:rsid w:val="0023479C"/>
    <w:rsid w:val="00237C21"/>
    <w:rsid w:val="00240519"/>
    <w:rsid w:val="00240839"/>
    <w:rsid w:val="00242CC6"/>
    <w:rsid w:val="002524DC"/>
    <w:rsid w:val="00253B07"/>
    <w:rsid w:val="00253DFF"/>
    <w:rsid w:val="00254369"/>
    <w:rsid w:val="0025731F"/>
    <w:rsid w:val="00257ACE"/>
    <w:rsid w:val="002602C9"/>
    <w:rsid w:val="0026298D"/>
    <w:rsid w:val="00280984"/>
    <w:rsid w:val="00280B08"/>
    <w:rsid w:val="00284E10"/>
    <w:rsid w:val="0029042B"/>
    <w:rsid w:val="0029359B"/>
    <w:rsid w:val="002935DC"/>
    <w:rsid w:val="002948D8"/>
    <w:rsid w:val="00295C85"/>
    <w:rsid w:val="002A4E7E"/>
    <w:rsid w:val="002A6FE9"/>
    <w:rsid w:val="002C4D31"/>
    <w:rsid w:val="002C6BCD"/>
    <w:rsid w:val="002C7D9C"/>
    <w:rsid w:val="002D05B6"/>
    <w:rsid w:val="002D1E78"/>
    <w:rsid w:val="002D7F82"/>
    <w:rsid w:val="002E148F"/>
    <w:rsid w:val="002E18EB"/>
    <w:rsid w:val="002E384C"/>
    <w:rsid w:val="002E43EE"/>
    <w:rsid w:val="002E7596"/>
    <w:rsid w:val="002E7D10"/>
    <w:rsid w:val="002F6B87"/>
    <w:rsid w:val="003019D0"/>
    <w:rsid w:val="00301E7D"/>
    <w:rsid w:val="00303BCA"/>
    <w:rsid w:val="00305829"/>
    <w:rsid w:val="0030733F"/>
    <w:rsid w:val="00307AD0"/>
    <w:rsid w:val="00321BAA"/>
    <w:rsid w:val="003267FE"/>
    <w:rsid w:val="00327A9A"/>
    <w:rsid w:val="00327EDF"/>
    <w:rsid w:val="00333017"/>
    <w:rsid w:val="00334917"/>
    <w:rsid w:val="00341680"/>
    <w:rsid w:val="00342336"/>
    <w:rsid w:val="00342701"/>
    <w:rsid w:val="00343B5C"/>
    <w:rsid w:val="003460A8"/>
    <w:rsid w:val="00346561"/>
    <w:rsid w:val="003469AF"/>
    <w:rsid w:val="00350D5C"/>
    <w:rsid w:val="00354D71"/>
    <w:rsid w:val="00362298"/>
    <w:rsid w:val="00370A6E"/>
    <w:rsid w:val="0037264C"/>
    <w:rsid w:val="00372F04"/>
    <w:rsid w:val="00376658"/>
    <w:rsid w:val="0037694F"/>
    <w:rsid w:val="0038203B"/>
    <w:rsid w:val="00384390"/>
    <w:rsid w:val="00384601"/>
    <w:rsid w:val="0039090E"/>
    <w:rsid w:val="00391183"/>
    <w:rsid w:val="00395C98"/>
    <w:rsid w:val="00396E29"/>
    <w:rsid w:val="003A2728"/>
    <w:rsid w:val="003A546E"/>
    <w:rsid w:val="003A5BC9"/>
    <w:rsid w:val="003B2197"/>
    <w:rsid w:val="003B5752"/>
    <w:rsid w:val="003B6C93"/>
    <w:rsid w:val="003C0111"/>
    <w:rsid w:val="003C4938"/>
    <w:rsid w:val="003C6C4E"/>
    <w:rsid w:val="003C7245"/>
    <w:rsid w:val="003C72E5"/>
    <w:rsid w:val="003D20A3"/>
    <w:rsid w:val="003D24E3"/>
    <w:rsid w:val="003D63E1"/>
    <w:rsid w:val="003D74E9"/>
    <w:rsid w:val="003E06DC"/>
    <w:rsid w:val="003E3F48"/>
    <w:rsid w:val="003E4DB9"/>
    <w:rsid w:val="003F1020"/>
    <w:rsid w:val="003F37D2"/>
    <w:rsid w:val="003F5CB1"/>
    <w:rsid w:val="003F6161"/>
    <w:rsid w:val="00401DF0"/>
    <w:rsid w:val="004034DC"/>
    <w:rsid w:val="00403578"/>
    <w:rsid w:val="00406212"/>
    <w:rsid w:val="00407088"/>
    <w:rsid w:val="004077FF"/>
    <w:rsid w:val="004109CE"/>
    <w:rsid w:val="00414B5B"/>
    <w:rsid w:val="00415C5A"/>
    <w:rsid w:val="00417F4B"/>
    <w:rsid w:val="0042515D"/>
    <w:rsid w:val="0042699B"/>
    <w:rsid w:val="00427BBA"/>
    <w:rsid w:val="0043282B"/>
    <w:rsid w:val="004357CB"/>
    <w:rsid w:val="0043582E"/>
    <w:rsid w:val="00436923"/>
    <w:rsid w:val="004375C6"/>
    <w:rsid w:val="004417F3"/>
    <w:rsid w:val="004419F3"/>
    <w:rsid w:val="00446F37"/>
    <w:rsid w:val="004476B5"/>
    <w:rsid w:val="004523B0"/>
    <w:rsid w:val="0045379A"/>
    <w:rsid w:val="00453FA3"/>
    <w:rsid w:val="004559DD"/>
    <w:rsid w:val="004574F5"/>
    <w:rsid w:val="004650FA"/>
    <w:rsid w:val="00474A5D"/>
    <w:rsid w:val="00475834"/>
    <w:rsid w:val="0047675F"/>
    <w:rsid w:val="00477607"/>
    <w:rsid w:val="00477914"/>
    <w:rsid w:val="0048041B"/>
    <w:rsid w:val="00482446"/>
    <w:rsid w:val="00482FD3"/>
    <w:rsid w:val="00483A1C"/>
    <w:rsid w:val="00485E69"/>
    <w:rsid w:val="00490AB0"/>
    <w:rsid w:val="00492C5D"/>
    <w:rsid w:val="00495EB5"/>
    <w:rsid w:val="00496B28"/>
    <w:rsid w:val="00496B9A"/>
    <w:rsid w:val="004A2C66"/>
    <w:rsid w:val="004A5701"/>
    <w:rsid w:val="004B066F"/>
    <w:rsid w:val="004B4055"/>
    <w:rsid w:val="004B72D9"/>
    <w:rsid w:val="004B75C5"/>
    <w:rsid w:val="004B7A95"/>
    <w:rsid w:val="004B7C1A"/>
    <w:rsid w:val="004C265A"/>
    <w:rsid w:val="004C2B12"/>
    <w:rsid w:val="004C47E9"/>
    <w:rsid w:val="004D21B2"/>
    <w:rsid w:val="004D2CAB"/>
    <w:rsid w:val="004E061D"/>
    <w:rsid w:val="004E7192"/>
    <w:rsid w:val="004F05A3"/>
    <w:rsid w:val="004F1079"/>
    <w:rsid w:val="004F23F2"/>
    <w:rsid w:val="004F38EB"/>
    <w:rsid w:val="004F4BD7"/>
    <w:rsid w:val="004F6722"/>
    <w:rsid w:val="00501BAA"/>
    <w:rsid w:val="005031F2"/>
    <w:rsid w:val="00504A90"/>
    <w:rsid w:val="00506675"/>
    <w:rsid w:val="00511590"/>
    <w:rsid w:val="0051197A"/>
    <w:rsid w:val="00512090"/>
    <w:rsid w:val="005149B9"/>
    <w:rsid w:val="0051538E"/>
    <w:rsid w:val="005221C3"/>
    <w:rsid w:val="00522935"/>
    <w:rsid w:val="00523648"/>
    <w:rsid w:val="0052646D"/>
    <w:rsid w:val="00535C87"/>
    <w:rsid w:val="00535FED"/>
    <w:rsid w:val="00537F35"/>
    <w:rsid w:val="0054632F"/>
    <w:rsid w:val="00551EDC"/>
    <w:rsid w:val="005522FC"/>
    <w:rsid w:val="00552486"/>
    <w:rsid w:val="00557C12"/>
    <w:rsid w:val="00560BE4"/>
    <w:rsid w:val="00561FD5"/>
    <w:rsid w:val="00564776"/>
    <w:rsid w:val="00564B15"/>
    <w:rsid w:val="005716C0"/>
    <w:rsid w:val="00573439"/>
    <w:rsid w:val="005736D3"/>
    <w:rsid w:val="00573B39"/>
    <w:rsid w:val="005747DA"/>
    <w:rsid w:val="00586C89"/>
    <w:rsid w:val="00587B42"/>
    <w:rsid w:val="0059245E"/>
    <w:rsid w:val="005951B6"/>
    <w:rsid w:val="005A0D43"/>
    <w:rsid w:val="005A25EA"/>
    <w:rsid w:val="005A3BAD"/>
    <w:rsid w:val="005A4766"/>
    <w:rsid w:val="005B0FBA"/>
    <w:rsid w:val="005B46A3"/>
    <w:rsid w:val="005C1803"/>
    <w:rsid w:val="005C1DB5"/>
    <w:rsid w:val="005C5D6E"/>
    <w:rsid w:val="005C5E93"/>
    <w:rsid w:val="005D00D8"/>
    <w:rsid w:val="005D2517"/>
    <w:rsid w:val="005D69E2"/>
    <w:rsid w:val="005E67E5"/>
    <w:rsid w:val="005E7F12"/>
    <w:rsid w:val="005F125E"/>
    <w:rsid w:val="005F1DFC"/>
    <w:rsid w:val="005F7913"/>
    <w:rsid w:val="006008CE"/>
    <w:rsid w:val="006023CB"/>
    <w:rsid w:val="006025CB"/>
    <w:rsid w:val="00605C39"/>
    <w:rsid w:val="006110D9"/>
    <w:rsid w:val="0061581F"/>
    <w:rsid w:val="00620BD6"/>
    <w:rsid w:val="00620EFF"/>
    <w:rsid w:val="00621B48"/>
    <w:rsid w:val="006231AD"/>
    <w:rsid w:val="00623683"/>
    <w:rsid w:val="00625130"/>
    <w:rsid w:val="006259B4"/>
    <w:rsid w:val="00630691"/>
    <w:rsid w:val="006320A9"/>
    <w:rsid w:val="00633571"/>
    <w:rsid w:val="0063546C"/>
    <w:rsid w:val="006403C6"/>
    <w:rsid w:val="006425B9"/>
    <w:rsid w:val="006455AA"/>
    <w:rsid w:val="00647812"/>
    <w:rsid w:val="00647D7D"/>
    <w:rsid w:val="00652749"/>
    <w:rsid w:val="00652CCE"/>
    <w:rsid w:val="00656BAF"/>
    <w:rsid w:val="00660C14"/>
    <w:rsid w:val="006624F5"/>
    <w:rsid w:val="006637B8"/>
    <w:rsid w:val="00670512"/>
    <w:rsid w:val="006705C3"/>
    <w:rsid w:val="00671477"/>
    <w:rsid w:val="00672E36"/>
    <w:rsid w:val="00676FF0"/>
    <w:rsid w:val="00683375"/>
    <w:rsid w:val="0068369A"/>
    <w:rsid w:val="006847E0"/>
    <w:rsid w:val="00685E4E"/>
    <w:rsid w:val="00691A62"/>
    <w:rsid w:val="006925AE"/>
    <w:rsid w:val="00692644"/>
    <w:rsid w:val="006A0154"/>
    <w:rsid w:val="006A0D3C"/>
    <w:rsid w:val="006A2801"/>
    <w:rsid w:val="006A2C7B"/>
    <w:rsid w:val="006A4531"/>
    <w:rsid w:val="006A5376"/>
    <w:rsid w:val="006A6A67"/>
    <w:rsid w:val="006A7487"/>
    <w:rsid w:val="006A7D45"/>
    <w:rsid w:val="006B05F1"/>
    <w:rsid w:val="006B286C"/>
    <w:rsid w:val="006B2AB4"/>
    <w:rsid w:val="006B4B0E"/>
    <w:rsid w:val="006B58F4"/>
    <w:rsid w:val="006C021E"/>
    <w:rsid w:val="006C1276"/>
    <w:rsid w:val="006C4000"/>
    <w:rsid w:val="006C7CC5"/>
    <w:rsid w:val="006D19C5"/>
    <w:rsid w:val="006D2A10"/>
    <w:rsid w:val="006D6C10"/>
    <w:rsid w:val="006D7A78"/>
    <w:rsid w:val="006E04F3"/>
    <w:rsid w:val="006E14F1"/>
    <w:rsid w:val="006E2AD2"/>
    <w:rsid w:val="006E7F0D"/>
    <w:rsid w:val="006F06B0"/>
    <w:rsid w:val="006F2AEA"/>
    <w:rsid w:val="006F37B1"/>
    <w:rsid w:val="006F5896"/>
    <w:rsid w:val="006F6E66"/>
    <w:rsid w:val="007037A7"/>
    <w:rsid w:val="00704F78"/>
    <w:rsid w:val="007140C5"/>
    <w:rsid w:val="00715F25"/>
    <w:rsid w:val="0071751F"/>
    <w:rsid w:val="00720545"/>
    <w:rsid w:val="00720BC5"/>
    <w:rsid w:val="0072797F"/>
    <w:rsid w:val="00730EF6"/>
    <w:rsid w:val="0073453D"/>
    <w:rsid w:val="00740DB0"/>
    <w:rsid w:val="00743C0A"/>
    <w:rsid w:val="007445A5"/>
    <w:rsid w:val="00746ACE"/>
    <w:rsid w:val="0075329F"/>
    <w:rsid w:val="007532E3"/>
    <w:rsid w:val="007543A6"/>
    <w:rsid w:val="00754BD8"/>
    <w:rsid w:val="00756D91"/>
    <w:rsid w:val="00760F8D"/>
    <w:rsid w:val="00761C85"/>
    <w:rsid w:val="007622CC"/>
    <w:rsid w:val="00762627"/>
    <w:rsid w:val="00766703"/>
    <w:rsid w:val="007672F4"/>
    <w:rsid w:val="00773357"/>
    <w:rsid w:val="00774354"/>
    <w:rsid w:val="0077550B"/>
    <w:rsid w:val="00776B5E"/>
    <w:rsid w:val="0077793F"/>
    <w:rsid w:val="007801A8"/>
    <w:rsid w:val="00780FEA"/>
    <w:rsid w:val="00786F0D"/>
    <w:rsid w:val="00787120"/>
    <w:rsid w:val="0078788F"/>
    <w:rsid w:val="0079430C"/>
    <w:rsid w:val="0079741D"/>
    <w:rsid w:val="00797F94"/>
    <w:rsid w:val="007A23E7"/>
    <w:rsid w:val="007A6788"/>
    <w:rsid w:val="007B2E7D"/>
    <w:rsid w:val="007B59CC"/>
    <w:rsid w:val="007B6494"/>
    <w:rsid w:val="007B7203"/>
    <w:rsid w:val="007D03DC"/>
    <w:rsid w:val="007D082E"/>
    <w:rsid w:val="007D38AE"/>
    <w:rsid w:val="007D4852"/>
    <w:rsid w:val="007D4B19"/>
    <w:rsid w:val="007E2059"/>
    <w:rsid w:val="007E2ADD"/>
    <w:rsid w:val="007E4141"/>
    <w:rsid w:val="007E6447"/>
    <w:rsid w:val="007E752C"/>
    <w:rsid w:val="007F6BE7"/>
    <w:rsid w:val="00800DB2"/>
    <w:rsid w:val="008026BD"/>
    <w:rsid w:val="00805F6B"/>
    <w:rsid w:val="00806B92"/>
    <w:rsid w:val="00812E02"/>
    <w:rsid w:val="00813A29"/>
    <w:rsid w:val="00816584"/>
    <w:rsid w:val="008229B3"/>
    <w:rsid w:val="00830142"/>
    <w:rsid w:val="00830A64"/>
    <w:rsid w:val="00832E93"/>
    <w:rsid w:val="008348F0"/>
    <w:rsid w:val="00845E6A"/>
    <w:rsid w:val="008509FA"/>
    <w:rsid w:val="00852090"/>
    <w:rsid w:val="00852F6B"/>
    <w:rsid w:val="008530EB"/>
    <w:rsid w:val="00854D48"/>
    <w:rsid w:val="00860F1E"/>
    <w:rsid w:val="00863205"/>
    <w:rsid w:val="00864797"/>
    <w:rsid w:val="00864CBC"/>
    <w:rsid w:val="00865E6E"/>
    <w:rsid w:val="008679A9"/>
    <w:rsid w:val="008708D3"/>
    <w:rsid w:val="00871342"/>
    <w:rsid w:val="008717D1"/>
    <w:rsid w:val="00871B1A"/>
    <w:rsid w:val="00872B87"/>
    <w:rsid w:val="008737A8"/>
    <w:rsid w:val="00873C77"/>
    <w:rsid w:val="00877EC1"/>
    <w:rsid w:val="00881C4D"/>
    <w:rsid w:val="00884A88"/>
    <w:rsid w:val="00885459"/>
    <w:rsid w:val="008856EB"/>
    <w:rsid w:val="008856ED"/>
    <w:rsid w:val="00886EFD"/>
    <w:rsid w:val="00887000"/>
    <w:rsid w:val="00891DFE"/>
    <w:rsid w:val="00895A11"/>
    <w:rsid w:val="008977A0"/>
    <w:rsid w:val="008A447C"/>
    <w:rsid w:val="008B0D90"/>
    <w:rsid w:val="008B400E"/>
    <w:rsid w:val="008B436E"/>
    <w:rsid w:val="008B6272"/>
    <w:rsid w:val="008C070E"/>
    <w:rsid w:val="008C1305"/>
    <w:rsid w:val="008C3718"/>
    <w:rsid w:val="008C42F8"/>
    <w:rsid w:val="008D05D4"/>
    <w:rsid w:val="008D2876"/>
    <w:rsid w:val="008D55A6"/>
    <w:rsid w:val="008D7A89"/>
    <w:rsid w:val="008E1728"/>
    <w:rsid w:val="008E39A5"/>
    <w:rsid w:val="008E4C64"/>
    <w:rsid w:val="008F0C34"/>
    <w:rsid w:val="008F1449"/>
    <w:rsid w:val="008F63F2"/>
    <w:rsid w:val="00901672"/>
    <w:rsid w:val="00906B0D"/>
    <w:rsid w:val="00906BD2"/>
    <w:rsid w:val="00907066"/>
    <w:rsid w:val="00907B2F"/>
    <w:rsid w:val="0091164E"/>
    <w:rsid w:val="00912CC0"/>
    <w:rsid w:val="0092283C"/>
    <w:rsid w:val="00923C5F"/>
    <w:rsid w:val="00925489"/>
    <w:rsid w:val="00925729"/>
    <w:rsid w:val="00927149"/>
    <w:rsid w:val="00930383"/>
    <w:rsid w:val="00931AFF"/>
    <w:rsid w:val="00932344"/>
    <w:rsid w:val="00932C7A"/>
    <w:rsid w:val="009337CA"/>
    <w:rsid w:val="009352AA"/>
    <w:rsid w:val="00937065"/>
    <w:rsid w:val="00940459"/>
    <w:rsid w:val="00942D54"/>
    <w:rsid w:val="00944AC4"/>
    <w:rsid w:val="009463D7"/>
    <w:rsid w:val="009474F5"/>
    <w:rsid w:val="0095040E"/>
    <w:rsid w:val="00950E74"/>
    <w:rsid w:val="00952BC2"/>
    <w:rsid w:val="00954516"/>
    <w:rsid w:val="00954C7C"/>
    <w:rsid w:val="009608E7"/>
    <w:rsid w:val="00960A8A"/>
    <w:rsid w:val="00962971"/>
    <w:rsid w:val="00965ADF"/>
    <w:rsid w:val="00967AA3"/>
    <w:rsid w:val="009718D5"/>
    <w:rsid w:val="00973FFF"/>
    <w:rsid w:val="00974578"/>
    <w:rsid w:val="009748CD"/>
    <w:rsid w:val="0097787A"/>
    <w:rsid w:val="00977887"/>
    <w:rsid w:val="00977F79"/>
    <w:rsid w:val="0098687F"/>
    <w:rsid w:val="00991E66"/>
    <w:rsid w:val="009937DD"/>
    <w:rsid w:val="00996D89"/>
    <w:rsid w:val="009972F3"/>
    <w:rsid w:val="009A2710"/>
    <w:rsid w:val="009A4DC8"/>
    <w:rsid w:val="009B272F"/>
    <w:rsid w:val="009B3872"/>
    <w:rsid w:val="009B38E7"/>
    <w:rsid w:val="009B3A78"/>
    <w:rsid w:val="009B41F0"/>
    <w:rsid w:val="009B5E31"/>
    <w:rsid w:val="009C224F"/>
    <w:rsid w:val="009C242E"/>
    <w:rsid w:val="009C5828"/>
    <w:rsid w:val="009D239E"/>
    <w:rsid w:val="009D2D66"/>
    <w:rsid w:val="009D33DF"/>
    <w:rsid w:val="009D422C"/>
    <w:rsid w:val="009D6D72"/>
    <w:rsid w:val="009D78AD"/>
    <w:rsid w:val="009E002A"/>
    <w:rsid w:val="009E23FF"/>
    <w:rsid w:val="009F1BFF"/>
    <w:rsid w:val="009F28C1"/>
    <w:rsid w:val="009F301A"/>
    <w:rsid w:val="009F6C72"/>
    <w:rsid w:val="00A04DBD"/>
    <w:rsid w:val="00A07845"/>
    <w:rsid w:val="00A12C89"/>
    <w:rsid w:val="00A130BC"/>
    <w:rsid w:val="00A2071D"/>
    <w:rsid w:val="00A20C4F"/>
    <w:rsid w:val="00A22919"/>
    <w:rsid w:val="00A231B8"/>
    <w:rsid w:val="00A25FE6"/>
    <w:rsid w:val="00A2624F"/>
    <w:rsid w:val="00A27619"/>
    <w:rsid w:val="00A31B34"/>
    <w:rsid w:val="00A32F3C"/>
    <w:rsid w:val="00A365C3"/>
    <w:rsid w:val="00A36831"/>
    <w:rsid w:val="00A36A6A"/>
    <w:rsid w:val="00A37A74"/>
    <w:rsid w:val="00A400B3"/>
    <w:rsid w:val="00A42322"/>
    <w:rsid w:val="00A42ABB"/>
    <w:rsid w:val="00A4518B"/>
    <w:rsid w:val="00A4529E"/>
    <w:rsid w:val="00A45807"/>
    <w:rsid w:val="00A45E90"/>
    <w:rsid w:val="00A46283"/>
    <w:rsid w:val="00A4738A"/>
    <w:rsid w:val="00A5125E"/>
    <w:rsid w:val="00A521B5"/>
    <w:rsid w:val="00A53FA7"/>
    <w:rsid w:val="00A554F4"/>
    <w:rsid w:val="00A6397A"/>
    <w:rsid w:val="00A71638"/>
    <w:rsid w:val="00A72A49"/>
    <w:rsid w:val="00A7326A"/>
    <w:rsid w:val="00A77E08"/>
    <w:rsid w:val="00A805F0"/>
    <w:rsid w:val="00A81E3D"/>
    <w:rsid w:val="00A83B9C"/>
    <w:rsid w:val="00A848CB"/>
    <w:rsid w:val="00A868DF"/>
    <w:rsid w:val="00A87D47"/>
    <w:rsid w:val="00AA04DB"/>
    <w:rsid w:val="00AA4713"/>
    <w:rsid w:val="00AA5621"/>
    <w:rsid w:val="00AA57E4"/>
    <w:rsid w:val="00AA7C8C"/>
    <w:rsid w:val="00AB02C9"/>
    <w:rsid w:val="00AB6006"/>
    <w:rsid w:val="00AC3055"/>
    <w:rsid w:val="00AC4819"/>
    <w:rsid w:val="00AC5A29"/>
    <w:rsid w:val="00AC7EEF"/>
    <w:rsid w:val="00AD4075"/>
    <w:rsid w:val="00AD45E0"/>
    <w:rsid w:val="00AD61DB"/>
    <w:rsid w:val="00AD7203"/>
    <w:rsid w:val="00AD7CD3"/>
    <w:rsid w:val="00AE16AF"/>
    <w:rsid w:val="00AE193B"/>
    <w:rsid w:val="00AE3382"/>
    <w:rsid w:val="00AE39A7"/>
    <w:rsid w:val="00AE502E"/>
    <w:rsid w:val="00AE593C"/>
    <w:rsid w:val="00AE6A39"/>
    <w:rsid w:val="00AE7692"/>
    <w:rsid w:val="00AF0905"/>
    <w:rsid w:val="00AF6E32"/>
    <w:rsid w:val="00B00058"/>
    <w:rsid w:val="00B0289C"/>
    <w:rsid w:val="00B04D53"/>
    <w:rsid w:val="00B05627"/>
    <w:rsid w:val="00B061AE"/>
    <w:rsid w:val="00B11A67"/>
    <w:rsid w:val="00B13B11"/>
    <w:rsid w:val="00B16828"/>
    <w:rsid w:val="00B208E6"/>
    <w:rsid w:val="00B23666"/>
    <w:rsid w:val="00B24A3B"/>
    <w:rsid w:val="00B24D7A"/>
    <w:rsid w:val="00B30391"/>
    <w:rsid w:val="00B306FD"/>
    <w:rsid w:val="00B339C1"/>
    <w:rsid w:val="00B346EA"/>
    <w:rsid w:val="00B35D00"/>
    <w:rsid w:val="00B46597"/>
    <w:rsid w:val="00B50ED6"/>
    <w:rsid w:val="00B539BC"/>
    <w:rsid w:val="00B54540"/>
    <w:rsid w:val="00B61F43"/>
    <w:rsid w:val="00B640A8"/>
    <w:rsid w:val="00B654D3"/>
    <w:rsid w:val="00B73FD5"/>
    <w:rsid w:val="00B75B51"/>
    <w:rsid w:val="00B76A5B"/>
    <w:rsid w:val="00B775B4"/>
    <w:rsid w:val="00B9043E"/>
    <w:rsid w:val="00B91A98"/>
    <w:rsid w:val="00B9382F"/>
    <w:rsid w:val="00B93F2D"/>
    <w:rsid w:val="00B94DBF"/>
    <w:rsid w:val="00B95344"/>
    <w:rsid w:val="00B96B79"/>
    <w:rsid w:val="00BA3842"/>
    <w:rsid w:val="00BA4516"/>
    <w:rsid w:val="00BA533D"/>
    <w:rsid w:val="00BA53ED"/>
    <w:rsid w:val="00BB0722"/>
    <w:rsid w:val="00BB202E"/>
    <w:rsid w:val="00BB3089"/>
    <w:rsid w:val="00BB3CE8"/>
    <w:rsid w:val="00BB455E"/>
    <w:rsid w:val="00BB642A"/>
    <w:rsid w:val="00BB66FD"/>
    <w:rsid w:val="00BB6E72"/>
    <w:rsid w:val="00BC257B"/>
    <w:rsid w:val="00BC2B6F"/>
    <w:rsid w:val="00BC41E7"/>
    <w:rsid w:val="00BC4E34"/>
    <w:rsid w:val="00BC7682"/>
    <w:rsid w:val="00BD2003"/>
    <w:rsid w:val="00BD2198"/>
    <w:rsid w:val="00BD2E76"/>
    <w:rsid w:val="00BD72E3"/>
    <w:rsid w:val="00BE04AF"/>
    <w:rsid w:val="00BE1FF5"/>
    <w:rsid w:val="00BE27EE"/>
    <w:rsid w:val="00BE3EC9"/>
    <w:rsid w:val="00BE6908"/>
    <w:rsid w:val="00BF0034"/>
    <w:rsid w:val="00BF17C0"/>
    <w:rsid w:val="00BF307C"/>
    <w:rsid w:val="00BF6482"/>
    <w:rsid w:val="00BF7419"/>
    <w:rsid w:val="00BF7798"/>
    <w:rsid w:val="00C0008C"/>
    <w:rsid w:val="00C01C64"/>
    <w:rsid w:val="00C0649C"/>
    <w:rsid w:val="00C07A73"/>
    <w:rsid w:val="00C108C1"/>
    <w:rsid w:val="00C11E0A"/>
    <w:rsid w:val="00C17AC0"/>
    <w:rsid w:val="00C20640"/>
    <w:rsid w:val="00C36D89"/>
    <w:rsid w:val="00C40318"/>
    <w:rsid w:val="00C4248E"/>
    <w:rsid w:val="00C42532"/>
    <w:rsid w:val="00C438ED"/>
    <w:rsid w:val="00C440A7"/>
    <w:rsid w:val="00C447DB"/>
    <w:rsid w:val="00C45711"/>
    <w:rsid w:val="00C457C2"/>
    <w:rsid w:val="00C47115"/>
    <w:rsid w:val="00C50948"/>
    <w:rsid w:val="00C51394"/>
    <w:rsid w:val="00C5261E"/>
    <w:rsid w:val="00C52F6D"/>
    <w:rsid w:val="00C539E2"/>
    <w:rsid w:val="00C54502"/>
    <w:rsid w:val="00C572F5"/>
    <w:rsid w:val="00C63731"/>
    <w:rsid w:val="00C67473"/>
    <w:rsid w:val="00C70E71"/>
    <w:rsid w:val="00C7210A"/>
    <w:rsid w:val="00C7305D"/>
    <w:rsid w:val="00C77BC9"/>
    <w:rsid w:val="00C83177"/>
    <w:rsid w:val="00C85B61"/>
    <w:rsid w:val="00C87F30"/>
    <w:rsid w:val="00C92B0D"/>
    <w:rsid w:val="00C93D12"/>
    <w:rsid w:val="00CA2505"/>
    <w:rsid w:val="00CA3622"/>
    <w:rsid w:val="00CA463C"/>
    <w:rsid w:val="00CA7A74"/>
    <w:rsid w:val="00CB3235"/>
    <w:rsid w:val="00CB34D4"/>
    <w:rsid w:val="00CC046F"/>
    <w:rsid w:val="00CC231D"/>
    <w:rsid w:val="00CC58EF"/>
    <w:rsid w:val="00CC60A0"/>
    <w:rsid w:val="00CD1E8B"/>
    <w:rsid w:val="00CD2A82"/>
    <w:rsid w:val="00CD49AA"/>
    <w:rsid w:val="00CD5772"/>
    <w:rsid w:val="00CD6940"/>
    <w:rsid w:val="00CE217D"/>
    <w:rsid w:val="00CE2B3B"/>
    <w:rsid w:val="00CE72E4"/>
    <w:rsid w:val="00CF5353"/>
    <w:rsid w:val="00CF6678"/>
    <w:rsid w:val="00D04B3F"/>
    <w:rsid w:val="00D050F1"/>
    <w:rsid w:val="00D06B29"/>
    <w:rsid w:val="00D10CCC"/>
    <w:rsid w:val="00D11918"/>
    <w:rsid w:val="00D1310B"/>
    <w:rsid w:val="00D20DC6"/>
    <w:rsid w:val="00D212DF"/>
    <w:rsid w:val="00D228F8"/>
    <w:rsid w:val="00D24AC2"/>
    <w:rsid w:val="00D26BA1"/>
    <w:rsid w:val="00D406F9"/>
    <w:rsid w:val="00D43570"/>
    <w:rsid w:val="00D469C6"/>
    <w:rsid w:val="00D50651"/>
    <w:rsid w:val="00D508F7"/>
    <w:rsid w:val="00D54018"/>
    <w:rsid w:val="00D548C7"/>
    <w:rsid w:val="00D57322"/>
    <w:rsid w:val="00D603C9"/>
    <w:rsid w:val="00D61D4F"/>
    <w:rsid w:val="00D6651C"/>
    <w:rsid w:val="00D678AA"/>
    <w:rsid w:val="00D70DF2"/>
    <w:rsid w:val="00D727C5"/>
    <w:rsid w:val="00D73B2B"/>
    <w:rsid w:val="00D75A56"/>
    <w:rsid w:val="00D8705F"/>
    <w:rsid w:val="00D90C2D"/>
    <w:rsid w:val="00D91718"/>
    <w:rsid w:val="00D92C75"/>
    <w:rsid w:val="00D97999"/>
    <w:rsid w:val="00DA44D2"/>
    <w:rsid w:val="00DA7FD7"/>
    <w:rsid w:val="00DB1878"/>
    <w:rsid w:val="00DB52BA"/>
    <w:rsid w:val="00DC0700"/>
    <w:rsid w:val="00DD3417"/>
    <w:rsid w:val="00DD68D2"/>
    <w:rsid w:val="00DD6998"/>
    <w:rsid w:val="00DD6EA0"/>
    <w:rsid w:val="00DE03D7"/>
    <w:rsid w:val="00DE1BA6"/>
    <w:rsid w:val="00DE3078"/>
    <w:rsid w:val="00DE3E7B"/>
    <w:rsid w:val="00DE577A"/>
    <w:rsid w:val="00DE640D"/>
    <w:rsid w:val="00DF0C1A"/>
    <w:rsid w:val="00DF3733"/>
    <w:rsid w:val="00DF3FE3"/>
    <w:rsid w:val="00DF5535"/>
    <w:rsid w:val="00DF798F"/>
    <w:rsid w:val="00E00242"/>
    <w:rsid w:val="00E0057B"/>
    <w:rsid w:val="00E0175B"/>
    <w:rsid w:val="00E01A2C"/>
    <w:rsid w:val="00E066C9"/>
    <w:rsid w:val="00E1099A"/>
    <w:rsid w:val="00E11EB2"/>
    <w:rsid w:val="00E127BA"/>
    <w:rsid w:val="00E16440"/>
    <w:rsid w:val="00E16525"/>
    <w:rsid w:val="00E17E3C"/>
    <w:rsid w:val="00E202B5"/>
    <w:rsid w:val="00E21553"/>
    <w:rsid w:val="00E2190F"/>
    <w:rsid w:val="00E219F1"/>
    <w:rsid w:val="00E23063"/>
    <w:rsid w:val="00E25BC3"/>
    <w:rsid w:val="00E27404"/>
    <w:rsid w:val="00E27B92"/>
    <w:rsid w:val="00E32920"/>
    <w:rsid w:val="00E33E48"/>
    <w:rsid w:val="00E4068A"/>
    <w:rsid w:val="00E41016"/>
    <w:rsid w:val="00E42E05"/>
    <w:rsid w:val="00E44077"/>
    <w:rsid w:val="00E44A62"/>
    <w:rsid w:val="00E462FE"/>
    <w:rsid w:val="00E46F2C"/>
    <w:rsid w:val="00E47075"/>
    <w:rsid w:val="00E54B68"/>
    <w:rsid w:val="00E54CDD"/>
    <w:rsid w:val="00E55CBC"/>
    <w:rsid w:val="00E60289"/>
    <w:rsid w:val="00E61CC4"/>
    <w:rsid w:val="00E6283F"/>
    <w:rsid w:val="00E65F9B"/>
    <w:rsid w:val="00E66527"/>
    <w:rsid w:val="00E7298C"/>
    <w:rsid w:val="00E75745"/>
    <w:rsid w:val="00E77DF4"/>
    <w:rsid w:val="00E77F20"/>
    <w:rsid w:val="00E81910"/>
    <w:rsid w:val="00E82710"/>
    <w:rsid w:val="00E82770"/>
    <w:rsid w:val="00E8386D"/>
    <w:rsid w:val="00E8402D"/>
    <w:rsid w:val="00E8680F"/>
    <w:rsid w:val="00E9087C"/>
    <w:rsid w:val="00E910DE"/>
    <w:rsid w:val="00E947F1"/>
    <w:rsid w:val="00E97A40"/>
    <w:rsid w:val="00EB34EB"/>
    <w:rsid w:val="00EB611B"/>
    <w:rsid w:val="00EB7C58"/>
    <w:rsid w:val="00EC1555"/>
    <w:rsid w:val="00EC521F"/>
    <w:rsid w:val="00EC5F2A"/>
    <w:rsid w:val="00EC7A86"/>
    <w:rsid w:val="00ED6247"/>
    <w:rsid w:val="00EE083E"/>
    <w:rsid w:val="00EE3B17"/>
    <w:rsid w:val="00EE7783"/>
    <w:rsid w:val="00EF0B89"/>
    <w:rsid w:val="00EF0F52"/>
    <w:rsid w:val="00EF2231"/>
    <w:rsid w:val="00EF4627"/>
    <w:rsid w:val="00EF6873"/>
    <w:rsid w:val="00EF727F"/>
    <w:rsid w:val="00F0393C"/>
    <w:rsid w:val="00F0512B"/>
    <w:rsid w:val="00F146A7"/>
    <w:rsid w:val="00F14D57"/>
    <w:rsid w:val="00F167F4"/>
    <w:rsid w:val="00F16869"/>
    <w:rsid w:val="00F21168"/>
    <w:rsid w:val="00F2267B"/>
    <w:rsid w:val="00F230C5"/>
    <w:rsid w:val="00F26F30"/>
    <w:rsid w:val="00F27989"/>
    <w:rsid w:val="00F32DFD"/>
    <w:rsid w:val="00F33708"/>
    <w:rsid w:val="00F338C1"/>
    <w:rsid w:val="00F36708"/>
    <w:rsid w:val="00F36823"/>
    <w:rsid w:val="00F437FF"/>
    <w:rsid w:val="00F43830"/>
    <w:rsid w:val="00F4414E"/>
    <w:rsid w:val="00F47C2A"/>
    <w:rsid w:val="00F50E36"/>
    <w:rsid w:val="00F542DE"/>
    <w:rsid w:val="00F553B3"/>
    <w:rsid w:val="00F575D6"/>
    <w:rsid w:val="00F5774F"/>
    <w:rsid w:val="00F57E56"/>
    <w:rsid w:val="00F6095E"/>
    <w:rsid w:val="00F6124D"/>
    <w:rsid w:val="00F63311"/>
    <w:rsid w:val="00F65514"/>
    <w:rsid w:val="00F65A37"/>
    <w:rsid w:val="00F672DC"/>
    <w:rsid w:val="00F74732"/>
    <w:rsid w:val="00F764FE"/>
    <w:rsid w:val="00F76CFB"/>
    <w:rsid w:val="00F81359"/>
    <w:rsid w:val="00F87F18"/>
    <w:rsid w:val="00F914E3"/>
    <w:rsid w:val="00F94920"/>
    <w:rsid w:val="00FA0492"/>
    <w:rsid w:val="00FA0956"/>
    <w:rsid w:val="00FA0FE6"/>
    <w:rsid w:val="00FA2BF7"/>
    <w:rsid w:val="00FA3052"/>
    <w:rsid w:val="00FA5547"/>
    <w:rsid w:val="00FA7D2F"/>
    <w:rsid w:val="00FA7EFB"/>
    <w:rsid w:val="00FB0AEE"/>
    <w:rsid w:val="00FB0F93"/>
    <w:rsid w:val="00FB1B8E"/>
    <w:rsid w:val="00FB6746"/>
    <w:rsid w:val="00FB69BD"/>
    <w:rsid w:val="00FB6C75"/>
    <w:rsid w:val="00FB6E64"/>
    <w:rsid w:val="00FB6F03"/>
    <w:rsid w:val="00FC1E6F"/>
    <w:rsid w:val="00FC2042"/>
    <w:rsid w:val="00FC20E4"/>
    <w:rsid w:val="00FC4E4C"/>
    <w:rsid w:val="00FC4EB6"/>
    <w:rsid w:val="00FC5110"/>
    <w:rsid w:val="00FD0FA8"/>
    <w:rsid w:val="00FD11E9"/>
    <w:rsid w:val="00FD1337"/>
    <w:rsid w:val="00FD179F"/>
    <w:rsid w:val="00FD5931"/>
    <w:rsid w:val="00FD5FDF"/>
    <w:rsid w:val="00FD61D2"/>
    <w:rsid w:val="00FD702F"/>
    <w:rsid w:val="00FE1CAE"/>
    <w:rsid w:val="00FE20D3"/>
    <w:rsid w:val="00FE2E95"/>
    <w:rsid w:val="00FE5921"/>
    <w:rsid w:val="00FE59E4"/>
    <w:rsid w:val="00FF2017"/>
    <w:rsid w:val="00FF4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C1815399-BA77-7347-BEA7-E4E4F6AB2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F0D"/>
    <w:pPr>
      <w:jc w:val="both"/>
    </w:pPr>
    <w:rPr>
      <w:sz w:val="22"/>
      <w:szCs w:val="24"/>
    </w:rPr>
  </w:style>
  <w:style w:type="paragraph" w:styleId="Heading1">
    <w:name w:val="heading 1"/>
    <w:basedOn w:val="Normal"/>
    <w:next w:val="Normal"/>
    <w:qFormat/>
    <w:rsid w:val="00EF2231"/>
    <w:pPr>
      <w:outlineLvl w:val="0"/>
    </w:pPr>
    <w:rPr>
      <w:b/>
      <w:caps/>
      <w:color w:val="C00000"/>
      <w:sz w:val="36"/>
    </w:rPr>
  </w:style>
  <w:style w:type="paragraph" w:styleId="Heading2">
    <w:name w:val="heading 2"/>
    <w:basedOn w:val="Normal"/>
    <w:next w:val="Normal"/>
    <w:link w:val="Heading2Char"/>
    <w:qFormat/>
    <w:rsid w:val="00BE27EE"/>
    <w:pPr>
      <w:outlineLvl w:val="1"/>
    </w:pPr>
    <w:rPr>
      <w:b/>
      <w:caps/>
      <w:color w:val="3B3838"/>
      <w:sz w:val="32"/>
      <w:u w:val="single"/>
    </w:rPr>
  </w:style>
  <w:style w:type="paragraph" w:styleId="Heading3">
    <w:name w:val="heading 3"/>
    <w:basedOn w:val="Normal"/>
    <w:next w:val="Normal"/>
    <w:link w:val="Heading3Char"/>
    <w:unhideWhenUsed/>
    <w:qFormat/>
    <w:rsid w:val="007E752C"/>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A71638"/>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E27EE"/>
    <w:rPr>
      <w:b/>
      <w:caps/>
      <w:color w:val="3B3838"/>
      <w:sz w:val="32"/>
      <w:szCs w:val="24"/>
      <w:u w:val="single"/>
    </w:rPr>
  </w:style>
  <w:style w:type="character" w:styleId="Hyperlink">
    <w:name w:val="Hyperlink"/>
    <w:uiPriority w:val="99"/>
    <w:rsid w:val="007B2E7D"/>
    <w:rPr>
      <w:color w:val="0000FF"/>
      <w:u w:val="single"/>
    </w:rPr>
  </w:style>
  <w:style w:type="character" w:styleId="FollowedHyperlink">
    <w:name w:val="FollowedHyperlink"/>
    <w:rsid w:val="007B2E7D"/>
    <w:rPr>
      <w:color w:val="800080"/>
      <w:u w:val="single"/>
    </w:rPr>
  </w:style>
  <w:style w:type="paragraph" w:styleId="TOC1">
    <w:name w:val="toc 1"/>
    <w:basedOn w:val="Normal"/>
    <w:next w:val="Normal"/>
    <w:autoRedefine/>
    <w:uiPriority w:val="39"/>
    <w:rsid w:val="007B2E7D"/>
    <w:pPr>
      <w:spacing w:before="120" w:after="120"/>
    </w:pPr>
    <w:rPr>
      <w:b/>
      <w:bCs/>
      <w:caps/>
      <w:sz w:val="20"/>
      <w:szCs w:val="20"/>
    </w:rPr>
  </w:style>
  <w:style w:type="paragraph" w:styleId="TOC2">
    <w:name w:val="toc 2"/>
    <w:basedOn w:val="Normal"/>
    <w:next w:val="Normal"/>
    <w:autoRedefine/>
    <w:uiPriority w:val="39"/>
    <w:rsid w:val="007B2E7D"/>
    <w:pPr>
      <w:ind w:left="240"/>
    </w:pPr>
    <w:rPr>
      <w:smallCaps/>
      <w:sz w:val="20"/>
      <w:szCs w:val="20"/>
    </w:rPr>
  </w:style>
  <w:style w:type="paragraph" w:styleId="TOC3">
    <w:name w:val="toc 3"/>
    <w:basedOn w:val="Normal"/>
    <w:next w:val="Normal"/>
    <w:autoRedefine/>
    <w:uiPriority w:val="39"/>
    <w:rsid w:val="007B2E7D"/>
    <w:pPr>
      <w:ind w:left="480"/>
    </w:pPr>
    <w:rPr>
      <w:i/>
      <w:iCs/>
      <w:sz w:val="20"/>
      <w:szCs w:val="20"/>
    </w:rPr>
  </w:style>
  <w:style w:type="paragraph" w:styleId="TOC4">
    <w:name w:val="toc 4"/>
    <w:basedOn w:val="Normal"/>
    <w:next w:val="Normal"/>
    <w:autoRedefine/>
    <w:semiHidden/>
    <w:rsid w:val="007B2E7D"/>
    <w:pPr>
      <w:ind w:left="720"/>
    </w:pPr>
    <w:rPr>
      <w:sz w:val="18"/>
      <w:szCs w:val="18"/>
    </w:rPr>
  </w:style>
  <w:style w:type="paragraph" w:styleId="TOC5">
    <w:name w:val="toc 5"/>
    <w:basedOn w:val="Normal"/>
    <w:next w:val="Normal"/>
    <w:autoRedefine/>
    <w:semiHidden/>
    <w:rsid w:val="007B2E7D"/>
    <w:pPr>
      <w:ind w:left="960"/>
    </w:pPr>
    <w:rPr>
      <w:sz w:val="18"/>
      <w:szCs w:val="18"/>
    </w:rPr>
  </w:style>
  <w:style w:type="paragraph" w:styleId="TOC6">
    <w:name w:val="toc 6"/>
    <w:basedOn w:val="Normal"/>
    <w:next w:val="Normal"/>
    <w:autoRedefine/>
    <w:semiHidden/>
    <w:rsid w:val="007B2E7D"/>
    <w:pPr>
      <w:ind w:left="1200"/>
    </w:pPr>
    <w:rPr>
      <w:sz w:val="18"/>
      <w:szCs w:val="18"/>
    </w:rPr>
  </w:style>
  <w:style w:type="paragraph" w:styleId="TOC7">
    <w:name w:val="toc 7"/>
    <w:basedOn w:val="Normal"/>
    <w:next w:val="Normal"/>
    <w:autoRedefine/>
    <w:semiHidden/>
    <w:rsid w:val="007B2E7D"/>
    <w:pPr>
      <w:ind w:left="1440"/>
    </w:pPr>
    <w:rPr>
      <w:sz w:val="18"/>
      <w:szCs w:val="18"/>
    </w:rPr>
  </w:style>
  <w:style w:type="paragraph" w:styleId="TOC8">
    <w:name w:val="toc 8"/>
    <w:basedOn w:val="Normal"/>
    <w:next w:val="Normal"/>
    <w:autoRedefine/>
    <w:semiHidden/>
    <w:rsid w:val="007B2E7D"/>
    <w:pPr>
      <w:ind w:left="1680"/>
    </w:pPr>
    <w:rPr>
      <w:sz w:val="18"/>
      <w:szCs w:val="18"/>
    </w:rPr>
  </w:style>
  <w:style w:type="paragraph" w:styleId="TOC9">
    <w:name w:val="toc 9"/>
    <w:basedOn w:val="Normal"/>
    <w:next w:val="Normal"/>
    <w:autoRedefine/>
    <w:semiHidden/>
    <w:rsid w:val="007B2E7D"/>
    <w:pPr>
      <w:ind w:left="1920"/>
    </w:pPr>
    <w:rPr>
      <w:sz w:val="18"/>
      <w:szCs w:val="18"/>
    </w:rPr>
  </w:style>
  <w:style w:type="paragraph" w:styleId="Header">
    <w:name w:val="header"/>
    <w:basedOn w:val="Normal"/>
    <w:link w:val="HeaderChar"/>
    <w:uiPriority w:val="99"/>
    <w:rsid w:val="007B2E7D"/>
    <w:pPr>
      <w:tabs>
        <w:tab w:val="center" w:pos="4320"/>
        <w:tab w:val="right" w:pos="8640"/>
      </w:tabs>
    </w:pPr>
  </w:style>
  <w:style w:type="paragraph" w:styleId="Footer">
    <w:name w:val="footer"/>
    <w:basedOn w:val="Normal"/>
    <w:rsid w:val="007B2E7D"/>
    <w:pPr>
      <w:tabs>
        <w:tab w:val="center" w:pos="4320"/>
        <w:tab w:val="right" w:pos="8640"/>
      </w:tabs>
    </w:pPr>
  </w:style>
  <w:style w:type="paragraph" w:styleId="BalloonText">
    <w:name w:val="Balloon Text"/>
    <w:basedOn w:val="Normal"/>
    <w:link w:val="BalloonTextChar"/>
    <w:rsid w:val="00D54018"/>
    <w:rPr>
      <w:rFonts w:ascii="Tahoma" w:hAnsi="Tahoma" w:cs="Tahoma"/>
      <w:sz w:val="16"/>
      <w:szCs w:val="16"/>
    </w:rPr>
  </w:style>
  <w:style w:type="character" w:customStyle="1" w:styleId="BalloonTextChar">
    <w:name w:val="Balloon Text Char"/>
    <w:link w:val="BalloonText"/>
    <w:rsid w:val="00D54018"/>
    <w:rPr>
      <w:rFonts w:ascii="Tahoma" w:hAnsi="Tahoma" w:cs="Tahoma"/>
      <w:sz w:val="16"/>
      <w:szCs w:val="16"/>
    </w:rPr>
  </w:style>
  <w:style w:type="character" w:styleId="Emphasis">
    <w:name w:val="Emphasis"/>
    <w:qFormat/>
    <w:rsid w:val="006E7F0D"/>
    <w:rPr>
      <w:i/>
      <w:iCs/>
    </w:rPr>
  </w:style>
  <w:style w:type="paragraph" w:customStyle="1" w:styleId="Instructions">
    <w:name w:val="Instructions"/>
    <w:link w:val="InstructionsChar"/>
    <w:rsid w:val="00685E4E"/>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685E4E"/>
    <w:rPr>
      <w:rFonts w:ascii="Arial" w:eastAsia="MS Mincho" w:hAnsi="Arial"/>
      <w:i/>
      <w:color w:val="333399"/>
      <w:lang w:eastAsia="en-GB"/>
    </w:rPr>
  </w:style>
  <w:style w:type="table" w:styleId="TableGrid">
    <w:name w:val="Table Grid"/>
    <w:basedOn w:val="TableNormal"/>
    <w:rsid w:val="001B1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E752C"/>
    <w:rPr>
      <w:rFonts w:ascii="Calibri Light" w:eastAsia="Times New Roman" w:hAnsi="Calibri Light" w:cs="Times New Roman"/>
      <w:b/>
      <w:bCs/>
      <w:sz w:val="26"/>
      <w:szCs w:val="26"/>
    </w:rPr>
  </w:style>
  <w:style w:type="character" w:customStyle="1" w:styleId="NoteChar">
    <w:name w:val="Note Char"/>
    <w:link w:val="Note"/>
    <w:rsid w:val="00333017"/>
    <w:rPr>
      <w:rFonts w:ascii="Arial" w:eastAsia="MS Mincho" w:hAnsi="Arial"/>
      <w:shd w:val="clear" w:color="auto" w:fill="E0E0E0"/>
      <w:lang w:eastAsia="en-GB"/>
    </w:rPr>
  </w:style>
  <w:style w:type="paragraph" w:customStyle="1" w:styleId="Note">
    <w:name w:val="Note"/>
    <w:basedOn w:val="Normal"/>
    <w:next w:val="Normal"/>
    <w:link w:val="NoteChar"/>
    <w:rsid w:val="00333017"/>
    <w:pPr>
      <w:numPr>
        <w:numId w:val="8"/>
      </w:numPr>
      <w:pBdr>
        <w:top w:val="single" w:sz="4" w:space="2" w:color="auto"/>
        <w:bottom w:val="single" w:sz="4" w:space="2" w:color="auto"/>
      </w:pBdr>
      <w:shd w:val="clear" w:color="auto" w:fill="E0E0E0"/>
      <w:tabs>
        <w:tab w:val="left" w:pos="1134"/>
      </w:tabs>
      <w:spacing w:before="240" w:after="240" w:line="300" w:lineRule="auto"/>
      <w:ind w:left="720" w:hanging="720"/>
      <w:jc w:val="left"/>
    </w:pPr>
    <w:rPr>
      <w:rFonts w:ascii="Arial" w:eastAsia="MS Mincho" w:hAnsi="Arial"/>
      <w:sz w:val="20"/>
      <w:szCs w:val="20"/>
      <w:lang w:eastAsia="en-GB"/>
    </w:rPr>
  </w:style>
  <w:style w:type="paragraph" w:styleId="BodyText">
    <w:name w:val="Body Text"/>
    <w:aliases w:val="Bullet"/>
    <w:basedOn w:val="Normal"/>
    <w:link w:val="BodyTextChar"/>
    <w:rsid w:val="00333017"/>
    <w:pPr>
      <w:numPr>
        <w:numId w:val="9"/>
      </w:numPr>
      <w:tabs>
        <w:tab w:val="left" w:pos="1134"/>
      </w:tabs>
      <w:spacing w:before="120" w:after="120" w:line="300" w:lineRule="auto"/>
      <w:jc w:val="left"/>
    </w:pPr>
    <w:rPr>
      <w:rFonts w:ascii="Arial" w:eastAsia="MS Mincho" w:hAnsi="Arial"/>
      <w:sz w:val="20"/>
      <w:szCs w:val="20"/>
      <w:lang w:eastAsia="en-GB"/>
    </w:rPr>
  </w:style>
  <w:style w:type="character" w:customStyle="1" w:styleId="BodyTextChar">
    <w:name w:val="Body Text Char"/>
    <w:aliases w:val="Bullet Char"/>
    <w:link w:val="BodyText"/>
    <w:rsid w:val="00333017"/>
    <w:rPr>
      <w:rFonts w:ascii="Arial" w:eastAsia="MS Mincho" w:hAnsi="Arial"/>
      <w:lang w:eastAsia="en-GB"/>
    </w:rPr>
  </w:style>
  <w:style w:type="character" w:customStyle="1" w:styleId="HeaderChar">
    <w:name w:val="Header Char"/>
    <w:link w:val="Header"/>
    <w:uiPriority w:val="99"/>
    <w:locked/>
    <w:rsid w:val="00FB69BD"/>
    <w:rPr>
      <w:sz w:val="22"/>
      <w:szCs w:val="24"/>
    </w:rPr>
  </w:style>
  <w:style w:type="character" w:customStyle="1" w:styleId="layout-fill">
    <w:name w:val="layout-fill"/>
    <w:rsid w:val="00740DB0"/>
  </w:style>
  <w:style w:type="character" w:customStyle="1" w:styleId="libraryname">
    <w:name w:val="libraryname"/>
    <w:rsid w:val="00740DB0"/>
  </w:style>
  <w:style w:type="character" w:customStyle="1" w:styleId="itemlocationname">
    <w:name w:val="itemlocationname"/>
    <w:rsid w:val="00740DB0"/>
  </w:style>
  <w:style w:type="character" w:customStyle="1" w:styleId="itemaccessionnumber">
    <w:name w:val="itemaccessionnumber"/>
    <w:rsid w:val="00740DB0"/>
  </w:style>
  <w:style w:type="character" w:customStyle="1" w:styleId="Heading4Char">
    <w:name w:val="Heading 4 Char"/>
    <w:link w:val="Heading4"/>
    <w:semiHidden/>
    <w:rsid w:val="00A71638"/>
    <w:rPr>
      <w:rFonts w:ascii="Calibri" w:eastAsia="Times New Roman" w:hAnsi="Calibri" w:cs="Times New Roman"/>
      <w:b/>
      <w:bCs/>
      <w:sz w:val="28"/>
      <w:szCs w:val="28"/>
    </w:rPr>
  </w:style>
  <w:style w:type="paragraph" w:styleId="NormalWeb">
    <w:name w:val="Normal (Web)"/>
    <w:basedOn w:val="Normal"/>
    <w:uiPriority w:val="99"/>
    <w:unhideWhenUsed/>
    <w:rsid w:val="002C4D31"/>
    <w:pPr>
      <w:spacing w:before="100" w:beforeAutospacing="1" w:after="100" w:afterAutospacing="1"/>
      <w:jc w:val="left"/>
    </w:pPr>
    <w:rPr>
      <w:sz w:val="24"/>
    </w:rPr>
  </w:style>
  <w:style w:type="paragraph" w:styleId="ListParagraph">
    <w:name w:val="List Paragraph"/>
    <w:basedOn w:val="Normal"/>
    <w:uiPriority w:val="34"/>
    <w:qFormat/>
    <w:rsid w:val="002C6B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714575">
      <w:bodyDiv w:val="1"/>
      <w:marLeft w:val="0"/>
      <w:marRight w:val="0"/>
      <w:marTop w:val="0"/>
      <w:marBottom w:val="0"/>
      <w:divBdr>
        <w:top w:val="none" w:sz="0" w:space="0" w:color="auto"/>
        <w:left w:val="none" w:sz="0" w:space="0" w:color="auto"/>
        <w:bottom w:val="none" w:sz="0" w:space="0" w:color="auto"/>
        <w:right w:val="none" w:sz="0" w:space="0" w:color="auto"/>
      </w:divBdr>
    </w:div>
    <w:div w:id="1903253493">
      <w:bodyDiv w:val="1"/>
      <w:marLeft w:val="0"/>
      <w:marRight w:val="0"/>
      <w:marTop w:val="0"/>
      <w:marBottom w:val="0"/>
      <w:divBdr>
        <w:top w:val="none" w:sz="0" w:space="0" w:color="auto"/>
        <w:left w:val="none" w:sz="0" w:space="0" w:color="auto"/>
        <w:bottom w:val="none" w:sz="0" w:space="0" w:color="auto"/>
        <w:right w:val="none" w:sz="0" w:space="0" w:color="auto"/>
      </w:divBdr>
    </w:div>
    <w:div w:id="1917931020">
      <w:bodyDiv w:val="1"/>
      <w:marLeft w:val="0"/>
      <w:marRight w:val="0"/>
      <w:marTop w:val="0"/>
      <w:marBottom w:val="0"/>
      <w:divBdr>
        <w:top w:val="none" w:sz="0" w:space="0" w:color="auto"/>
        <w:left w:val="none" w:sz="0" w:space="0" w:color="auto"/>
        <w:bottom w:val="none" w:sz="0" w:space="0" w:color="auto"/>
        <w:right w:val="none" w:sz="0" w:space="0" w:color="auto"/>
      </w:divBdr>
      <w:divsChild>
        <w:div w:id="584532842">
          <w:marLeft w:val="0"/>
          <w:marRight w:val="0"/>
          <w:marTop w:val="0"/>
          <w:marBottom w:val="0"/>
          <w:divBdr>
            <w:top w:val="none" w:sz="0" w:space="0" w:color="auto"/>
            <w:left w:val="none" w:sz="0" w:space="0" w:color="auto"/>
            <w:bottom w:val="none" w:sz="0" w:space="0" w:color="auto"/>
            <w:right w:val="none" w:sz="0" w:space="0" w:color="auto"/>
          </w:divBdr>
          <w:divsChild>
            <w:div w:id="1045789085">
              <w:marLeft w:val="0"/>
              <w:marRight w:val="0"/>
              <w:marTop w:val="0"/>
              <w:marBottom w:val="0"/>
              <w:divBdr>
                <w:top w:val="none" w:sz="0" w:space="0" w:color="auto"/>
                <w:left w:val="none" w:sz="0" w:space="0" w:color="auto"/>
                <w:bottom w:val="none" w:sz="0" w:space="0" w:color="auto"/>
                <w:right w:val="none" w:sz="0" w:space="0" w:color="auto"/>
              </w:divBdr>
              <w:divsChild>
                <w:div w:id="84423391">
                  <w:marLeft w:val="0"/>
                  <w:marRight w:val="0"/>
                  <w:marTop w:val="0"/>
                  <w:marBottom w:val="0"/>
                  <w:divBdr>
                    <w:top w:val="none" w:sz="0" w:space="0" w:color="auto"/>
                    <w:left w:val="none" w:sz="0" w:space="0" w:color="auto"/>
                    <w:bottom w:val="none" w:sz="0" w:space="0" w:color="auto"/>
                    <w:right w:val="none" w:sz="0" w:space="0" w:color="auto"/>
                  </w:divBdr>
                  <w:divsChild>
                    <w:div w:id="893469207">
                      <w:marLeft w:val="0"/>
                      <w:marRight w:val="0"/>
                      <w:marTop w:val="0"/>
                      <w:marBottom w:val="0"/>
                      <w:divBdr>
                        <w:top w:val="none" w:sz="0" w:space="0" w:color="auto"/>
                        <w:left w:val="none" w:sz="0" w:space="0" w:color="auto"/>
                        <w:bottom w:val="none" w:sz="0" w:space="0" w:color="auto"/>
                        <w:right w:val="none" w:sz="0" w:space="0" w:color="auto"/>
                      </w:divBdr>
                      <w:divsChild>
                        <w:div w:id="1128859343">
                          <w:marLeft w:val="0"/>
                          <w:marRight w:val="0"/>
                          <w:marTop w:val="0"/>
                          <w:marBottom w:val="0"/>
                          <w:divBdr>
                            <w:top w:val="none" w:sz="0" w:space="0" w:color="auto"/>
                            <w:left w:val="none" w:sz="0" w:space="0" w:color="auto"/>
                            <w:bottom w:val="none" w:sz="0" w:space="0" w:color="auto"/>
                            <w:right w:val="none" w:sz="0" w:space="0" w:color="auto"/>
                          </w:divBdr>
                        </w:div>
                        <w:div w:id="1501116381">
                          <w:marLeft w:val="0"/>
                          <w:marRight w:val="0"/>
                          <w:marTop w:val="0"/>
                          <w:marBottom w:val="0"/>
                          <w:divBdr>
                            <w:top w:val="none" w:sz="0" w:space="0" w:color="auto"/>
                            <w:left w:val="none" w:sz="0" w:space="0" w:color="auto"/>
                            <w:bottom w:val="none" w:sz="0" w:space="0" w:color="auto"/>
                            <w:right w:val="none" w:sz="0" w:space="0" w:color="auto"/>
                          </w:divBdr>
                        </w:div>
                      </w:divsChild>
                    </w:div>
                    <w:div w:id="1976642906">
                      <w:marLeft w:val="0"/>
                      <w:marRight w:val="0"/>
                      <w:marTop w:val="0"/>
                      <w:marBottom w:val="0"/>
                      <w:divBdr>
                        <w:top w:val="none" w:sz="0" w:space="0" w:color="auto"/>
                        <w:left w:val="none" w:sz="0" w:space="0" w:color="auto"/>
                        <w:bottom w:val="none" w:sz="0" w:space="0" w:color="auto"/>
                        <w:right w:val="none" w:sz="0" w:space="0" w:color="auto"/>
                      </w:divBdr>
                      <w:divsChild>
                        <w:div w:id="1501307926">
                          <w:marLeft w:val="0"/>
                          <w:marRight w:val="0"/>
                          <w:marTop w:val="0"/>
                          <w:marBottom w:val="0"/>
                          <w:divBdr>
                            <w:top w:val="none" w:sz="0" w:space="0" w:color="auto"/>
                            <w:left w:val="none" w:sz="0" w:space="0" w:color="auto"/>
                            <w:bottom w:val="none" w:sz="0" w:space="0" w:color="auto"/>
                            <w:right w:val="none" w:sz="0" w:space="0" w:color="auto"/>
                          </w:divBdr>
                          <w:divsChild>
                            <w:div w:id="2069257074">
                              <w:marLeft w:val="0"/>
                              <w:marRight w:val="0"/>
                              <w:marTop w:val="0"/>
                              <w:marBottom w:val="0"/>
                              <w:divBdr>
                                <w:top w:val="none" w:sz="0" w:space="0" w:color="auto"/>
                                <w:left w:val="none" w:sz="0" w:space="0" w:color="auto"/>
                                <w:bottom w:val="none" w:sz="0" w:space="0" w:color="auto"/>
                                <w:right w:val="none" w:sz="0" w:space="0" w:color="auto"/>
                              </w:divBdr>
                              <w:divsChild>
                                <w:div w:id="9118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43174">
          <w:marLeft w:val="0"/>
          <w:marRight w:val="0"/>
          <w:marTop w:val="0"/>
          <w:marBottom w:val="0"/>
          <w:divBdr>
            <w:top w:val="none" w:sz="0" w:space="0" w:color="auto"/>
            <w:left w:val="none" w:sz="0" w:space="0" w:color="auto"/>
            <w:bottom w:val="none" w:sz="0" w:space="0" w:color="auto"/>
            <w:right w:val="none" w:sz="0" w:space="0" w:color="auto"/>
          </w:divBdr>
          <w:divsChild>
            <w:div w:id="1438135281">
              <w:marLeft w:val="0"/>
              <w:marRight w:val="0"/>
              <w:marTop w:val="0"/>
              <w:marBottom w:val="0"/>
              <w:divBdr>
                <w:top w:val="none" w:sz="0" w:space="0" w:color="auto"/>
                <w:left w:val="none" w:sz="0" w:space="0" w:color="auto"/>
                <w:bottom w:val="none" w:sz="0" w:space="0" w:color="auto"/>
                <w:right w:val="none" w:sz="0" w:space="0" w:color="auto"/>
              </w:divBdr>
              <w:divsChild>
                <w:div w:id="906649432">
                  <w:marLeft w:val="0"/>
                  <w:marRight w:val="0"/>
                  <w:marTop w:val="0"/>
                  <w:marBottom w:val="0"/>
                  <w:divBdr>
                    <w:top w:val="none" w:sz="0" w:space="0" w:color="auto"/>
                    <w:left w:val="none" w:sz="0" w:space="0" w:color="auto"/>
                    <w:bottom w:val="none" w:sz="0" w:space="0" w:color="auto"/>
                    <w:right w:val="none" w:sz="0" w:space="0" w:color="auto"/>
                  </w:divBdr>
                  <w:divsChild>
                    <w:div w:id="2006320627">
                      <w:marLeft w:val="0"/>
                      <w:marRight w:val="0"/>
                      <w:marTop w:val="0"/>
                      <w:marBottom w:val="0"/>
                      <w:divBdr>
                        <w:top w:val="none" w:sz="0" w:space="0" w:color="auto"/>
                        <w:left w:val="none" w:sz="0" w:space="0" w:color="auto"/>
                        <w:bottom w:val="none" w:sz="0" w:space="0" w:color="auto"/>
                        <w:right w:val="none" w:sz="0" w:space="0" w:color="auto"/>
                      </w:divBdr>
                      <w:divsChild>
                        <w:div w:id="131684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962603">
          <w:marLeft w:val="0"/>
          <w:marRight w:val="0"/>
          <w:marTop w:val="0"/>
          <w:marBottom w:val="0"/>
          <w:divBdr>
            <w:top w:val="none" w:sz="0" w:space="0" w:color="auto"/>
            <w:left w:val="none" w:sz="0" w:space="0" w:color="auto"/>
            <w:bottom w:val="none" w:sz="0" w:space="0" w:color="auto"/>
            <w:right w:val="none" w:sz="0" w:space="0" w:color="auto"/>
          </w:divBdr>
          <w:divsChild>
            <w:div w:id="1548881960">
              <w:marLeft w:val="0"/>
              <w:marRight w:val="0"/>
              <w:marTop w:val="0"/>
              <w:marBottom w:val="0"/>
              <w:divBdr>
                <w:top w:val="none" w:sz="0" w:space="0" w:color="auto"/>
                <w:left w:val="none" w:sz="0" w:space="0" w:color="auto"/>
                <w:bottom w:val="none" w:sz="0" w:space="0" w:color="auto"/>
                <w:right w:val="none" w:sz="0" w:space="0" w:color="auto"/>
              </w:divBdr>
              <w:divsChild>
                <w:div w:id="8721717">
                  <w:marLeft w:val="0"/>
                  <w:marRight w:val="0"/>
                  <w:marTop w:val="0"/>
                  <w:marBottom w:val="0"/>
                  <w:divBdr>
                    <w:top w:val="none" w:sz="0" w:space="0" w:color="auto"/>
                    <w:left w:val="none" w:sz="0" w:space="0" w:color="auto"/>
                    <w:bottom w:val="none" w:sz="0" w:space="0" w:color="auto"/>
                    <w:right w:val="none" w:sz="0" w:space="0" w:color="auto"/>
                  </w:divBdr>
                  <w:divsChild>
                    <w:div w:id="1207259385">
                      <w:marLeft w:val="0"/>
                      <w:marRight w:val="0"/>
                      <w:marTop w:val="0"/>
                      <w:marBottom w:val="0"/>
                      <w:divBdr>
                        <w:top w:val="none" w:sz="0" w:space="0" w:color="auto"/>
                        <w:left w:val="none" w:sz="0" w:space="0" w:color="auto"/>
                        <w:bottom w:val="none" w:sz="0" w:space="0" w:color="auto"/>
                        <w:right w:val="none" w:sz="0" w:space="0" w:color="auto"/>
                      </w:divBdr>
                    </w:div>
                  </w:divsChild>
                </w:div>
                <w:div w:id="2111585717">
                  <w:marLeft w:val="0"/>
                  <w:marRight w:val="0"/>
                  <w:marTop w:val="0"/>
                  <w:marBottom w:val="0"/>
                  <w:divBdr>
                    <w:top w:val="none" w:sz="0" w:space="0" w:color="auto"/>
                    <w:left w:val="none" w:sz="0" w:space="0" w:color="auto"/>
                    <w:bottom w:val="none" w:sz="0" w:space="0" w:color="auto"/>
                    <w:right w:val="none" w:sz="0" w:space="0" w:color="auto"/>
                  </w:divBdr>
                  <w:divsChild>
                    <w:div w:id="119349337">
                      <w:marLeft w:val="0"/>
                      <w:marRight w:val="0"/>
                      <w:marTop w:val="0"/>
                      <w:marBottom w:val="0"/>
                      <w:divBdr>
                        <w:top w:val="none" w:sz="0" w:space="0" w:color="auto"/>
                        <w:left w:val="none" w:sz="0" w:space="0" w:color="auto"/>
                        <w:bottom w:val="none" w:sz="0" w:space="0" w:color="auto"/>
                        <w:right w:val="none" w:sz="0" w:space="0" w:color="auto"/>
                      </w:divBdr>
                      <w:divsChild>
                        <w:div w:id="6985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evelopers.hp.com/epic-stories/blog/augmented-reality-advice-ar-creative-director" TargetMode="External"/><Relationship Id="rId18" Type="http://schemas.openxmlformats.org/officeDocument/2006/relationships/hyperlink" Target="http://chancethomas.com/" TargetMode="External"/><Relationship Id="rId26" Type="http://schemas.openxmlformats.org/officeDocument/2006/relationships/hyperlink" Target="https://en.wikipedia.org/wiki/State_pattern" TargetMode="External"/><Relationship Id="rId3" Type="http://schemas.openxmlformats.org/officeDocument/2006/relationships/settings" Target="settings.xml"/><Relationship Id="rId21" Type="http://schemas.openxmlformats.org/officeDocument/2006/relationships/hyperlink" Target="https://kotaku.com/the-best-video-game-music-of-2017-1821534087"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youtu.be/q4CYUfgRdos" TargetMode="External"/><Relationship Id="rId25"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npr.org/templates/story/story.php?storyId=89565567" TargetMode="External"/><Relationship Id="rId29" Type="http://schemas.openxmlformats.org/officeDocument/2006/relationships/hyperlink" Target="https://lib.asu.edu/disability/hayd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en.wikipedia.org/wiki/Prototype_pattern" TargetMode="External"/><Relationship Id="rId5" Type="http://schemas.openxmlformats.org/officeDocument/2006/relationships/footnotes" Target="footnotes.xml"/><Relationship Id="rId15" Type="http://schemas.openxmlformats.org/officeDocument/2006/relationships/hyperlink" Target="http://gameaccessibilityguidelines.com" TargetMode="External"/><Relationship Id="rId23" Type="http://schemas.openxmlformats.org/officeDocument/2006/relationships/hyperlink" Target="http://creativeskillset.org/job_roles/3844_foley_editor" TargetMode="External"/><Relationship Id="rId28" Type="http://schemas.openxmlformats.org/officeDocument/2006/relationships/hyperlink" Target="https://lib.asu.edu/disability" TargetMode="External"/><Relationship Id="rId10" Type="http://schemas.openxmlformats.org/officeDocument/2006/relationships/header" Target="header2.xml"/><Relationship Id="rId19" Type="http://schemas.openxmlformats.org/officeDocument/2006/relationships/hyperlink" Target="https://www.amazon.com/Composing-Music-Games-Technology-Business/dp/1138021415"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critpoints.net/2018/02/18/good-fps-map-design/" TargetMode="External"/><Relationship Id="rId22" Type="http://schemas.openxmlformats.org/officeDocument/2006/relationships/hyperlink" Target="https://midnightmusic.com.au/2016/06/the-guide-to-composing-music-for-video-games/" TargetMode="External"/><Relationship Id="rId27" Type="http://schemas.openxmlformats.org/officeDocument/2006/relationships/image" Target="media/image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2860</Words>
  <Characters>16303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&lt;The Title of Your</vt:lpstr>
    </vt:vector>
  </TitlesOfParts>
  <Company>Columbia College Chicago</Company>
  <LinksUpToDate>false</LinksUpToDate>
  <CharactersWithSpaces>19125</CharactersWithSpaces>
  <SharedDoc>false</SharedDoc>
  <HLinks>
    <vt:vector size="420" baseType="variant">
      <vt:variant>
        <vt:i4>4521997</vt:i4>
      </vt:variant>
      <vt:variant>
        <vt:i4>333</vt:i4>
      </vt:variant>
      <vt:variant>
        <vt:i4>0</vt:i4>
      </vt:variant>
      <vt:variant>
        <vt:i4>5</vt:i4>
      </vt:variant>
      <vt:variant>
        <vt:lpwstr>https://lib.asu.edu/disability/hayden</vt:lpwstr>
      </vt:variant>
      <vt:variant>
        <vt:lpwstr/>
      </vt:variant>
      <vt:variant>
        <vt:i4>3211303</vt:i4>
      </vt:variant>
      <vt:variant>
        <vt:i4>330</vt:i4>
      </vt:variant>
      <vt:variant>
        <vt:i4>0</vt:i4>
      </vt:variant>
      <vt:variant>
        <vt:i4>5</vt:i4>
      </vt:variant>
      <vt:variant>
        <vt:lpwstr>https://lib.asu.edu/disability</vt:lpwstr>
      </vt:variant>
      <vt:variant>
        <vt:lpwstr/>
      </vt:variant>
      <vt:variant>
        <vt:i4>1376354</vt:i4>
      </vt:variant>
      <vt:variant>
        <vt:i4>327</vt:i4>
      </vt:variant>
      <vt:variant>
        <vt:i4>0</vt:i4>
      </vt:variant>
      <vt:variant>
        <vt:i4>5</vt:i4>
      </vt:variant>
      <vt:variant>
        <vt:lpwstr>https://en.wikipedia.org/wiki/State_pattern</vt:lpwstr>
      </vt:variant>
      <vt:variant>
        <vt:lpwstr/>
      </vt:variant>
      <vt:variant>
        <vt:i4>1507449</vt:i4>
      </vt:variant>
      <vt:variant>
        <vt:i4>324</vt:i4>
      </vt:variant>
      <vt:variant>
        <vt:i4>0</vt:i4>
      </vt:variant>
      <vt:variant>
        <vt:i4>5</vt:i4>
      </vt:variant>
      <vt:variant>
        <vt:lpwstr>https://en.wikipedia.org/wiki/Prototype_pattern</vt:lpwstr>
      </vt:variant>
      <vt:variant>
        <vt:lpwstr/>
      </vt:variant>
      <vt:variant>
        <vt:i4>4587622</vt:i4>
      </vt:variant>
      <vt:variant>
        <vt:i4>321</vt:i4>
      </vt:variant>
      <vt:variant>
        <vt:i4>0</vt:i4>
      </vt:variant>
      <vt:variant>
        <vt:i4>5</vt:i4>
      </vt:variant>
      <vt:variant>
        <vt:lpwstr>http://creativeskillset.org/job_roles/3844_foley_editor</vt:lpwstr>
      </vt:variant>
      <vt:variant>
        <vt:lpwstr/>
      </vt:variant>
      <vt:variant>
        <vt:i4>4587622</vt:i4>
      </vt:variant>
      <vt:variant>
        <vt:i4>318</vt:i4>
      </vt:variant>
      <vt:variant>
        <vt:i4>0</vt:i4>
      </vt:variant>
      <vt:variant>
        <vt:i4>5</vt:i4>
      </vt:variant>
      <vt:variant>
        <vt:lpwstr>http://creativeskillset.org/job_roles/3844_foley_editor</vt:lpwstr>
      </vt:variant>
      <vt:variant>
        <vt:lpwstr/>
      </vt:variant>
      <vt:variant>
        <vt:i4>7078008</vt:i4>
      </vt:variant>
      <vt:variant>
        <vt:i4>315</vt:i4>
      </vt:variant>
      <vt:variant>
        <vt:i4>0</vt:i4>
      </vt:variant>
      <vt:variant>
        <vt:i4>5</vt:i4>
      </vt:variant>
      <vt:variant>
        <vt:lpwstr>https://midnightmusic.com.au/2016/06/the-guide-to-composing-music-for-video-games/</vt:lpwstr>
      </vt:variant>
      <vt:variant>
        <vt:lpwstr/>
      </vt:variant>
      <vt:variant>
        <vt:i4>7208999</vt:i4>
      </vt:variant>
      <vt:variant>
        <vt:i4>312</vt:i4>
      </vt:variant>
      <vt:variant>
        <vt:i4>0</vt:i4>
      </vt:variant>
      <vt:variant>
        <vt:i4>5</vt:i4>
      </vt:variant>
      <vt:variant>
        <vt:lpwstr>https://kotaku.com/the-best-video-game-music-of-2017-1821534087</vt:lpwstr>
      </vt:variant>
      <vt:variant>
        <vt:lpwstr/>
      </vt:variant>
      <vt:variant>
        <vt:i4>8126505</vt:i4>
      </vt:variant>
      <vt:variant>
        <vt:i4>309</vt:i4>
      </vt:variant>
      <vt:variant>
        <vt:i4>0</vt:i4>
      </vt:variant>
      <vt:variant>
        <vt:i4>5</vt:i4>
      </vt:variant>
      <vt:variant>
        <vt:lpwstr>https://www.npr.org/templates/story/story.php?storyId=89565567</vt:lpwstr>
      </vt:variant>
      <vt:variant>
        <vt:lpwstr/>
      </vt:variant>
      <vt:variant>
        <vt:i4>7340131</vt:i4>
      </vt:variant>
      <vt:variant>
        <vt:i4>306</vt:i4>
      </vt:variant>
      <vt:variant>
        <vt:i4>0</vt:i4>
      </vt:variant>
      <vt:variant>
        <vt:i4>5</vt:i4>
      </vt:variant>
      <vt:variant>
        <vt:lpwstr>https://www.amazon.com/Composing-Music-Games-Technology-Business/dp/1138021415</vt:lpwstr>
      </vt:variant>
      <vt:variant>
        <vt:lpwstr/>
      </vt:variant>
      <vt:variant>
        <vt:i4>6160402</vt:i4>
      </vt:variant>
      <vt:variant>
        <vt:i4>303</vt:i4>
      </vt:variant>
      <vt:variant>
        <vt:i4>0</vt:i4>
      </vt:variant>
      <vt:variant>
        <vt:i4>5</vt:i4>
      </vt:variant>
      <vt:variant>
        <vt:lpwstr>http://chancethomas.com/</vt:lpwstr>
      </vt:variant>
      <vt:variant>
        <vt:lpwstr/>
      </vt:variant>
      <vt:variant>
        <vt:i4>5636162</vt:i4>
      </vt:variant>
      <vt:variant>
        <vt:i4>300</vt:i4>
      </vt:variant>
      <vt:variant>
        <vt:i4>0</vt:i4>
      </vt:variant>
      <vt:variant>
        <vt:i4>5</vt:i4>
      </vt:variant>
      <vt:variant>
        <vt:lpwstr>https://youtu.be/q4CYUfgRdos</vt:lpwstr>
      </vt:variant>
      <vt:variant>
        <vt:lpwstr/>
      </vt:variant>
      <vt:variant>
        <vt:i4>8192063</vt:i4>
      </vt:variant>
      <vt:variant>
        <vt:i4>297</vt:i4>
      </vt:variant>
      <vt:variant>
        <vt:i4>0</vt:i4>
      </vt:variant>
      <vt:variant>
        <vt:i4>5</vt:i4>
      </vt:variant>
      <vt:variant>
        <vt:lpwstr>https://youtu.be/Saqz6uRlKyA?t=226</vt:lpwstr>
      </vt:variant>
      <vt:variant>
        <vt:lpwstr/>
      </vt:variant>
      <vt:variant>
        <vt:i4>851983</vt:i4>
      </vt:variant>
      <vt:variant>
        <vt:i4>294</vt:i4>
      </vt:variant>
      <vt:variant>
        <vt:i4>0</vt:i4>
      </vt:variant>
      <vt:variant>
        <vt:i4>5</vt:i4>
      </vt:variant>
      <vt:variant>
        <vt:lpwstr>https://youtu.be/Saqz6uRlKyA</vt:lpwstr>
      </vt:variant>
      <vt:variant>
        <vt:lpwstr/>
      </vt:variant>
      <vt:variant>
        <vt:i4>393228</vt:i4>
      </vt:variant>
      <vt:variant>
        <vt:i4>291</vt:i4>
      </vt:variant>
      <vt:variant>
        <vt:i4>0</vt:i4>
      </vt:variant>
      <vt:variant>
        <vt:i4>5</vt:i4>
      </vt:variant>
      <vt:variant>
        <vt:lpwstr>https://www.canva.com/learn/design-rules/</vt:lpwstr>
      </vt:variant>
      <vt:variant>
        <vt:lpwstr/>
      </vt:variant>
      <vt:variant>
        <vt:i4>4587538</vt:i4>
      </vt:variant>
      <vt:variant>
        <vt:i4>288</vt:i4>
      </vt:variant>
      <vt:variant>
        <vt:i4>0</vt:i4>
      </vt:variant>
      <vt:variant>
        <vt:i4>5</vt:i4>
      </vt:variant>
      <vt:variant>
        <vt:lpwstr>http://neladunato.com/blog/beginner-design-mistakes/</vt:lpwstr>
      </vt:variant>
      <vt:variant>
        <vt:lpwstr/>
      </vt:variant>
      <vt:variant>
        <vt:i4>4653133</vt:i4>
      </vt:variant>
      <vt:variant>
        <vt:i4>285</vt:i4>
      </vt:variant>
      <vt:variant>
        <vt:i4>0</vt:i4>
      </vt:variant>
      <vt:variant>
        <vt:i4>5</vt:i4>
      </vt:variant>
      <vt:variant>
        <vt:lpwstr>https://www.fonts.com/content/learning/fontology/level-2/text-typography/rags-widows-orphans</vt:lpwstr>
      </vt:variant>
      <vt:variant>
        <vt:lpwstr/>
      </vt:variant>
      <vt:variant>
        <vt:i4>1114182</vt:i4>
      </vt:variant>
      <vt:variant>
        <vt:i4>282</vt:i4>
      </vt:variant>
      <vt:variant>
        <vt:i4>0</vt:i4>
      </vt:variant>
      <vt:variant>
        <vt:i4>5</vt:i4>
      </vt:variant>
      <vt:variant>
        <vt:lpwstr>https://fonts.google.com/specimen/Domine</vt:lpwstr>
      </vt:variant>
      <vt:variant>
        <vt:lpwstr/>
      </vt:variant>
      <vt:variant>
        <vt:i4>7405665</vt:i4>
      </vt:variant>
      <vt:variant>
        <vt:i4>279</vt:i4>
      </vt:variant>
      <vt:variant>
        <vt:i4>0</vt:i4>
      </vt:variant>
      <vt:variant>
        <vt:i4>5</vt:i4>
      </vt:variant>
      <vt:variant>
        <vt:lpwstr>https://fonts.google.com/specimen/Open+Sans</vt:lpwstr>
      </vt:variant>
      <vt:variant>
        <vt:lpwstr/>
      </vt:variant>
      <vt:variant>
        <vt:i4>7405665</vt:i4>
      </vt:variant>
      <vt:variant>
        <vt:i4>276</vt:i4>
      </vt:variant>
      <vt:variant>
        <vt:i4>0</vt:i4>
      </vt:variant>
      <vt:variant>
        <vt:i4>5</vt:i4>
      </vt:variant>
      <vt:variant>
        <vt:lpwstr>https://fonts.google.com/specimen/Open+Sans</vt:lpwstr>
      </vt:variant>
      <vt:variant>
        <vt:lpwstr/>
      </vt:variant>
      <vt:variant>
        <vt:i4>1114182</vt:i4>
      </vt:variant>
      <vt:variant>
        <vt:i4>273</vt:i4>
      </vt:variant>
      <vt:variant>
        <vt:i4>0</vt:i4>
      </vt:variant>
      <vt:variant>
        <vt:i4>5</vt:i4>
      </vt:variant>
      <vt:variant>
        <vt:lpwstr>https://fonts.google.com/specimen/Domine</vt:lpwstr>
      </vt:variant>
      <vt:variant>
        <vt:lpwstr/>
      </vt:variant>
      <vt:variant>
        <vt:i4>2424931</vt:i4>
      </vt:variant>
      <vt:variant>
        <vt:i4>270</vt:i4>
      </vt:variant>
      <vt:variant>
        <vt:i4>0</vt:i4>
      </vt:variant>
      <vt:variant>
        <vt:i4>5</vt:i4>
      </vt:variant>
      <vt:variant>
        <vt:lpwstr>https://arizona-asu-primo.hosted.exlibrisgroup.com/primo-explore/fulldisplay?docid=01ASU_ALMA211041600110003841&amp;context=L&amp;vid=01ASU&amp;search_scope=Everything&amp;isFrbr=true&amp;tab=default_tab&amp;lang=en_US</vt:lpwstr>
      </vt:variant>
      <vt:variant>
        <vt:lpwstr/>
      </vt:variant>
      <vt:variant>
        <vt:i4>8323185</vt:i4>
      </vt:variant>
      <vt:variant>
        <vt:i4>267</vt:i4>
      </vt:variant>
      <vt:variant>
        <vt:i4>0</vt:i4>
      </vt:variant>
      <vt:variant>
        <vt:i4>5</vt:i4>
      </vt:variant>
      <vt:variant>
        <vt:lpwstr>https://arizona-asu-primo.hosted.exlibrisgroup.com/primo-explore/fulldisplay?docid=01ASU_ALMA21959908850003841&amp;context=L&amp;vid=01ASU&amp;search_scope=Everything&amp;isFrbr=true&amp;tab=default_tab&amp;lang=en_US</vt:lpwstr>
      </vt:variant>
      <vt:variant>
        <vt:lpwstr/>
      </vt:variant>
      <vt:variant>
        <vt:i4>131116</vt:i4>
      </vt:variant>
      <vt:variant>
        <vt:i4>264</vt:i4>
      </vt:variant>
      <vt:variant>
        <vt:i4>0</vt:i4>
      </vt:variant>
      <vt:variant>
        <vt:i4>5</vt:i4>
      </vt:variant>
      <vt:variant>
        <vt:lpwstr>https://www.amazon.com/Books-Wucius-Wong/s?ie=UTF8&amp;page=1&amp;rh=n%3A283155%2Cp_27%3AWucius%20Wong</vt:lpwstr>
      </vt:variant>
      <vt:variant>
        <vt:lpwstr/>
      </vt:variant>
      <vt:variant>
        <vt:i4>4980809</vt:i4>
      </vt:variant>
      <vt:variant>
        <vt:i4>261</vt:i4>
      </vt:variant>
      <vt:variant>
        <vt:i4>0</vt:i4>
      </vt:variant>
      <vt:variant>
        <vt:i4>5</vt:i4>
      </vt:variant>
      <vt:variant>
        <vt:lpwstr>http://www.gatherspace.com/static/use_case_example.html</vt:lpwstr>
      </vt:variant>
      <vt:variant>
        <vt:lpwstr/>
      </vt:variant>
      <vt:variant>
        <vt:i4>720911</vt:i4>
      </vt:variant>
      <vt:variant>
        <vt:i4>258</vt:i4>
      </vt:variant>
      <vt:variant>
        <vt:i4>0</vt:i4>
      </vt:variant>
      <vt:variant>
        <vt:i4>5</vt:i4>
      </vt:variant>
      <vt:variant>
        <vt:lpwstr>http://casecomplete.com/lessons/writing-use-cases</vt:lpwstr>
      </vt:variant>
      <vt:variant>
        <vt:lpwstr/>
      </vt:variant>
      <vt:variant>
        <vt:i4>1900629</vt:i4>
      </vt:variant>
      <vt:variant>
        <vt:i4>255</vt:i4>
      </vt:variant>
      <vt:variant>
        <vt:i4>0</vt:i4>
      </vt:variant>
      <vt:variant>
        <vt:i4>5</vt:i4>
      </vt:variant>
      <vt:variant>
        <vt:lpwstr>https://online.visual-paradigm.com/solutions/free-use-case-diagram-tool/</vt:lpwstr>
      </vt:variant>
      <vt:variant>
        <vt:lpwstr/>
      </vt:variant>
      <vt:variant>
        <vt:i4>3014692</vt:i4>
      </vt:variant>
      <vt:variant>
        <vt:i4>252</vt:i4>
      </vt:variant>
      <vt:variant>
        <vt:i4>0</vt:i4>
      </vt:variant>
      <vt:variant>
        <vt:i4>5</vt:i4>
      </vt:variant>
      <vt:variant>
        <vt:lpwstr>http://gameaccessibilityguidelines.com/</vt:lpwstr>
      </vt:variant>
      <vt:variant>
        <vt:lpwstr/>
      </vt:variant>
      <vt:variant>
        <vt:i4>2293818</vt:i4>
      </vt:variant>
      <vt:variant>
        <vt:i4>249</vt:i4>
      </vt:variant>
      <vt:variant>
        <vt:i4>0</vt:i4>
      </vt:variant>
      <vt:variant>
        <vt:i4>5</vt:i4>
      </vt:variant>
      <vt:variant>
        <vt:lpwstr>https://critpoints.net/2018/02/18/good-fps-map-design/</vt:lpwstr>
      </vt:variant>
      <vt:variant>
        <vt:lpwstr/>
      </vt:variant>
      <vt:variant>
        <vt:i4>1441792</vt:i4>
      </vt:variant>
      <vt:variant>
        <vt:i4>246</vt:i4>
      </vt:variant>
      <vt:variant>
        <vt:i4>0</vt:i4>
      </vt:variant>
      <vt:variant>
        <vt:i4>5</vt:i4>
      </vt:variant>
      <vt:variant>
        <vt:lpwstr>https://developers.hp.com/epic-stories/blog/augmented-reality-advice-ar-creative-director</vt:lpwstr>
      </vt:variant>
      <vt:variant>
        <vt:lpwstr/>
      </vt:variant>
      <vt:variant>
        <vt:i4>1638453</vt:i4>
      </vt:variant>
      <vt:variant>
        <vt:i4>236</vt:i4>
      </vt:variant>
      <vt:variant>
        <vt:i4>0</vt:i4>
      </vt:variant>
      <vt:variant>
        <vt:i4>5</vt:i4>
      </vt:variant>
      <vt:variant>
        <vt:lpwstr/>
      </vt:variant>
      <vt:variant>
        <vt:lpwstr>_Toc521520395</vt:lpwstr>
      </vt:variant>
      <vt:variant>
        <vt:i4>1638453</vt:i4>
      </vt:variant>
      <vt:variant>
        <vt:i4>230</vt:i4>
      </vt:variant>
      <vt:variant>
        <vt:i4>0</vt:i4>
      </vt:variant>
      <vt:variant>
        <vt:i4>5</vt:i4>
      </vt:variant>
      <vt:variant>
        <vt:lpwstr/>
      </vt:variant>
      <vt:variant>
        <vt:lpwstr>_Toc521520394</vt:lpwstr>
      </vt:variant>
      <vt:variant>
        <vt:i4>1638453</vt:i4>
      </vt:variant>
      <vt:variant>
        <vt:i4>224</vt:i4>
      </vt:variant>
      <vt:variant>
        <vt:i4>0</vt:i4>
      </vt:variant>
      <vt:variant>
        <vt:i4>5</vt:i4>
      </vt:variant>
      <vt:variant>
        <vt:lpwstr/>
      </vt:variant>
      <vt:variant>
        <vt:lpwstr>_Toc521520393</vt:lpwstr>
      </vt:variant>
      <vt:variant>
        <vt:i4>1638453</vt:i4>
      </vt:variant>
      <vt:variant>
        <vt:i4>218</vt:i4>
      </vt:variant>
      <vt:variant>
        <vt:i4>0</vt:i4>
      </vt:variant>
      <vt:variant>
        <vt:i4>5</vt:i4>
      </vt:variant>
      <vt:variant>
        <vt:lpwstr/>
      </vt:variant>
      <vt:variant>
        <vt:lpwstr>_Toc521520392</vt:lpwstr>
      </vt:variant>
      <vt:variant>
        <vt:i4>1638453</vt:i4>
      </vt:variant>
      <vt:variant>
        <vt:i4>212</vt:i4>
      </vt:variant>
      <vt:variant>
        <vt:i4>0</vt:i4>
      </vt:variant>
      <vt:variant>
        <vt:i4>5</vt:i4>
      </vt:variant>
      <vt:variant>
        <vt:lpwstr/>
      </vt:variant>
      <vt:variant>
        <vt:lpwstr>_Toc521520391</vt:lpwstr>
      </vt:variant>
      <vt:variant>
        <vt:i4>1638453</vt:i4>
      </vt:variant>
      <vt:variant>
        <vt:i4>206</vt:i4>
      </vt:variant>
      <vt:variant>
        <vt:i4>0</vt:i4>
      </vt:variant>
      <vt:variant>
        <vt:i4>5</vt:i4>
      </vt:variant>
      <vt:variant>
        <vt:lpwstr/>
      </vt:variant>
      <vt:variant>
        <vt:lpwstr>_Toc521520390</vt:lpwstr>
      </vt:variant>
      <vt:variant>
        <vt:i4>1572917</vt:i4>
      </vt:variant>
      <vt:variant>
        <vt:i4>200</vt:i4>
      </vt:variant>
      <vt:variant>
        <vt:i4>0</vt:i4>
      </vt:variant>
      <vt:variant>
        <vt:i4>5</vt:i4>
      </vt:variant>
      <vt:variant>
        <vt:lpwstr/>
      </vt:variant>
      <vt:variant>
        <vt:lpwstr>_Toc521520389</vt:lpwstr>
      </vt:variant>
      <vt:variant>
        <vt:i4>1572917</vt:i4>
      </vt:variant>
      <vt:variant>
        <vt:i4>194</vt:i4>
      </vt:variant>
      <vt:variant>
        <vt:i4>0</vt:i4>
      </vt:variant>
      <vt:variant>
        <vt:i4>5</vt:i4>
      </vt:variant>
      <vt:variant>
        <vt:lpwstr/>
      </vt:variant>
      <vt:variant>
        <vt:lpwstr>_Toc521520388</vt:lpwstr>
      </vt:variant>
      <vt:variant>
        <vt:i4>1572917</vt:i4>
      </vt:variant>
      <vt:variant>
        <vt:i4>188</vt:i4>
      </vt:variant>
      <vt:variant>
        <vt:i4>0</vt:i4>
      </vt:variant>
      <vt:variant>
        <vt:i4>5</vt:i4>
      </vt:variant>
      <vt:variant>
        <vt:lpwstr/>
      </vt:variant>
      <vt:variant>
        <vt:lpwstr>_Toc521520387</vt:lpwstr>
      </vt:variant>
      <vt:variant>
        <vt:i4>1572917</vt:i4>
      </vt:variant>
      <vt:variant>
        <vt:i4>182</vt:i4>
      </vt:variant>
      <vt:variant>
        <vt:i4>0</vt:i4>
      </vt:variant>
      <vt:variant>
        <vt:i4>5</vt:i4>
      </vt:variant>
      <vt:variant>
        <vt:lpwstr/>
      </vt:variant>
      <vt:variant>
        <vt:lpwstr>_Toc521520386</vt:lpwstr>
      </vt:variant>
      <vt:variant>
        <vt:i4>1572917</vt:i4>
      </vt:variant>
      <vt:variant>
        <vt:i4>176</vt:i4>
      </vt:variant>
      <vt:variant>
        <vt:i4>0</vt:i4>
      </vt:variant>
      <vt:variant>
        <vt:i4>5</vt:i4>
      </vt:variant>
      <vt:variant>
        <vt:lpwstr/>
      </vt:variant>
      <vt:variant>
        <vt:lpwstr>_Toc521520385</vt:lpwstr>
      </vt:variant>
      <vt:variant>
        <vt:i4>1572917</vt:i4>
      </vt:variant>
      <vt:variant>
        <vt:i4>170</vt:i4>
      </vt:variant>
      <vt:variant>
        <vt:i4>0</vt:i4>
      </vt:variant>
      <vt:variant>
        <vt:i4>5</vt:i4>
      </vt:variant>
      <vt:variant>
        <vt:lpwstr/>
      </vt:variant>
      <vt:variant>
        <vt:lpwstr>_Toc521520384</vt:lpwstr>
      </vt:variant>
      <vt:variant>
        <vt:i4>1572917</vt:i4>
      </vt:variant>
      <vt:variant>
        <vt:i4>164</vt:i4>
      </vt:variant>
      <vt:variant>
        <vt:i4>0</vt:i4>
      </vt:variant>
      <vt:variant>
        <vt:i4>5</vt:i4>
      </vt:variant>
      <vt:variant>
        <vt:lpwstr/>
      </vt:variant>
      <vt:variant>
        <vt:lpwstr>_Toc521520383</vt:lpwstr>
      </vt:variant>
      <vt:variant>
        <vt:i4>1572917</vt:i4>
      </vt:variant>
      <vt:variant>
        <vt:i4>158</vt:i4>
      </vt:variant>
      <vt:variant>
        <vt:i4>0</vt:i4>
      </vt:variant>
      <vt:variant>
        <vt:i4>5</vt:i4>
      </vt:variant>
      <vt:variant>
        <vt:lpwstr/>
      </vt:variant>
      <vt:variant>
        <vt:lpwstr>_Toc521520382</vt:lpwstr>
      </vt:variant>
      <vt:variant>
        <vt:i4>1572917</vt:i4>
      </vt:variant>
      <vt:variant>
        <vt:i4>152</vt:i4>
      </vt:variant>
      <vt:variant>
        <vt:i4>0</vt:i4>
      </vt:variant>
      <vt:variant>
        <vt:i4>5</vt:i4>
      </vt:variant>
      <vt:variant>
        <vt:lpwstr/>
      </vt:variant>
      <vt:variant>
        <vt:lpwstr>_Toc521520381</vt:lpwstr>
      </vt:variant>
      <vt:variant>
        <vt:i4>1572917</vt:i4>
      </vt:variant>
      <vt:variant>
        <vt:i4>146</vt:i4>
      </vt:variant>
      <vt:variant>
        <vt:i4>0</vt:i4>
      </vt:variant>
      <vt:variant>
        <vt:i4>5</vt:i4>
      </vt:variant>
      <vt:variant>
        <vt:lpwstr/>
      </vt:variant>
      <vt:variant>
        <vt:lpwstr>_Toc521520380</vt:lpwstr>
      </vt:variant>
      <vt:variant>
        <vt:i4>1507381</vt:i4>
      </vt:variant>
      <vt:variant>
        <vt:i4>140</vt:i4>
      </vt:variant>
      <vt:variant>
        <vt:i4>0</vt:i4>
      </vt:variant>
      <vt:variant>
        <vt:i4>5</vt:i4>
      </vt:variant>
      <vt:variant>
        <vt:lpwstr/>
      </vt:variant>
      <vt:variant>
        <vt:lpwstr>_Toc521520379</vt:lpwstr>
      </vt:variant>
      <vt:variant>
        <vt:i4>1507381</vt:i4>
      </vt:variant>
      <vt:variant>
        <vt:i4>134</vt:i4>
      </vt:variant>
      <vt:variant>
        <vt:i4>0</vt:i4>
      </vt:variant>
      <vt:variant>
        <vt:i4>5</vt:i4>
      </vt:variant>
      <vt:variant>
        <vt:lpwstr/>
      </vt:variant>
      <vt:variant>
        <vt:lpwstr>_Toc521520378</vt:lpwstr>
      </vt:variant>
      <vt:variant>
        <vt:i4>1507381</vt:i4>
      </vt:variant>
      <vt:variant>
        <vt:i4>128</vt:i4>
      </vt:variant>
      <vt:variant>
        <vt:i4>0</vt:i4>
      </vt:variant>
      <vt:variant>
        <vt:i4>5</vt:i4>
      </vt:variant>
      <vt:variant>
        <vt:lpwstr/>
      </vt:variant>
      <vt:variant>
        <vt:lpwstr>_Toc521520377</vt:lpwstr>
      </vt:variant>
      <vt:variant>
        <vt:i4>1507381</vt:i4>
      </vt:variant>
      <vt:variant>
        <vt:i4>122</vt:i4>
      </vt:variant>
      <vt:variant>
        <vt:i4>0</vt:i4>
      </vt:variant>
      <vt:variant>
        <vt:i4>5</vt:i4>
      </vt:variant>
      <vt:variant>
        <vt:lpwstr/>
      </vt:variant>
      <vt:variant>
        <vt:lpwstr>_Toc521520376</vt:lpwstr>
      </vt:variant>
      <vt:variant>
        <vt:i4>1507381</vt:i4>
      </vt:variant>
      <vt:variant>
        <vt:i4>116</vt:i4>
      </vt:variant>
      <vt:variant>
        <vt:i4>0</vt:i4>
      </vt:variant>
      <vt:variant>
        <vt:i4>5</vt:i4>
      </vt:variant>
      <vt:variant>
        <vt:lpwstr/>
      </vt:variant>
      <vt:variant>
        <vt:lpwstr>_Toc521520375</vt:lpwstr>
      </vt:variant>
      <vt:variant>
        <vt:i4>1507381</vt:i4>
      </vt:variant>
      <vt:variant>
        <vt:i4>110</vt:i4>
      </vt:variant>
      <vt:variant>
        <vt:i4>0</vt:i4>
      </vt:variant>
      <vt:variant>
        <vt:i4>5</vt:i4>
      </vt:variant>
      <vt:variant>
        <vt:lpwstr/>
      </vt:variant>
      <vt:variant>
        <vt:lpwstr>_Toc521520374</vt:lpwstr>
      </vt:variant>
      <vt:variant>
        <vt:i4>1507381</vt:i4>
      </vt:variant>
      <vt:variant>
        <vt:i4>104</vt:i4>
      </vt:variant>
      <vt:variant>
        <vt:i4>0</vt:i4>
      </vt:variant>
      <vt:variant>
        <vt:i4>5</vt:i4>
      </vt:variant>
      <vt:variant>
        <vt:lpwstr/>
      </vt:variant>
      <vt:variant>
        <vt:lpwstr>_Toc521520373</vt:lpwstr>
      </vt:variant>
      <vt:variant>
        <vt:i4>1507381</vt:i4>
      </vt:variant>
      <vt:variant>
        <vt:i4>98</vt:i4>
      </vt:variant>
      <vt:variant>
        <vt:i4>0</vt:i4>
      </vt:variant>
      <vt:variant>
        <vt:i4>5</vt:i4>
      </vt:variant>
      <vt:variant>
        <vt:lpwstr/>
      </vt:variant>
      <vt:variant>
        <vt:lpwstr>_Toc521520372</vt:lpwstr>
      </vt:variant>
      <vt:variant>
        <vt:i4>1507381</vt:i4>
      </vt:variant>
      <vt:variant>
        <vt:i4>92</vt:i4>
      </vt:variant>
      <vt:variant>
        <vt:i4>0</vt:i4>
      </vt:variant>
      <vt:variant>
        <vt:i4>5</vt:i4>
      </vt:variant>
      <vt:variant>
        <vt:lpwstr/>
      </vt:variant>
      <vt:variant>
        <vt:lpwstr>_Toc521520371</vt:lpwstr>
      </vt:variant>
      <vt:variant>
        <vt:i4>1507381</vt:i4>
      </vt:variant>
      <vt:variant>
        <vt:i4>86</vt:i4>
      </vt:variant>
      <vt:variant>
        <vt:i4>0</vt:i4>
      </vt:variant>
      <vt:variant>
        <vt:i4>5</vt:i4>
      </vt:variant>
      <vt:variant>
        <vt:lpwstr/>
      </vt:variant>
      <vt:variant>
        <vt:lpwstr>_Toc521520370</vt:lpwstr>
      </vt:variant>
      <vt:variant>
        <vt:i4>1441845</vt:i4>
      </vt:variant>
      <vt:variant>
        <vt:i4>80</vt:i4>
      </vt:variant>
      <vt:variant>
        <vt:i4>0</vt:i4>
      </vt:variant>
      <vt:variant>
        <vt:i4>5</vt:i4>
      </vt:variant>
      <vt:variant>
        <vt:lpwstr/>
      </vt:variant>
      <vt:variant>
        <vt:lpwstr>_Toc521520369</vt:lpwstr>
      </vt:variant>
      <vt:variant>
        <vt:i4>1441845</vt:i4>
      </vt:variant>
      <vt:variant>
        <vt:i4>74</vt:i4>
      </vt:variant>
      <vt:variant>
        <vt:i4>0</vt:i4>
      </vt:variant>
      <vt:variant>
        <vt:i4>5</vt:i4>
      </vt:variant>
      <vt:variant>
        <vt:lpwstr/>
      </vt:variant>
      <vt:variant>
        <vt:lpwstr>_Toc521520368</vt:lpwstr>
      </vt:variant>
      <vt:variant>
        <vt:i4>1441845</vt:i4>
      </vt:variant>
      <vt:variant>
        <vt:i4>68</vt:i4>
      </vt:variant>
      <vt:variant>
        <vt:i4>0</vt:i4>
      </vt:variant>
      <vt:variant>
        <vt:i4>5</vt:i4>
      </vt:variant>
      <vt:variant>
        <vt:lpwstr/>
      </vt:variant>
      <vt:variant>
        <vt:lpwstr>_Toc521520367</vt:lpwstr>
      </vt:variant>
      <vt:variant>
        <vt:i4>1441845</vt:i4>
      </vt:variant>
      <vt:variant>
        <vt:i4>62</vt:i4>
      </vt:variant>
      <vt:variant>
        <vt:i4>0</vt:i4>
      </vt:variant>
      <vt:variant>
        <vt:i4>5</vt:i4>
      </vt:variant>
      <vt:variant>
        <vt:lpwstr/>
      </vt:variant>
      <vt:variant>
        <vt:lpwstr>_Toc521520366</vt:lpwstr>
      </vt:variant>
      <vt:variant>
        <vt:i4>1441845</vt:i4>
      </vt:variant>
      <vt:variant>
        <vt:i4>56</vt:i4>
      </vt:variant>
      <vt:variant>
        <vt:i4>0</vt:i4>
      </vt:variant>
      <vt:variant>
        <vt:i4>5</vt:i4>
      </vt:variant>
      <vt:variant>
        <vt:lpwstr/>
      </vt:variant>
      <vt:variant>
        <vt:lpwstr>_Toc521520365</vt:lpwstr>
      </vt:variant>
      <vt:variant>
        <vt:i4>1441845</vt:i4>
      </vt:variant>
      <vt:variant>
        <vt:i4>50</vt:i4>
      </vt:variant>
      <vt:variant>
        <vt:i4>0</vt:i4>
      </vt:variant>
      <vt:variant>
        <vt:i4>5</vt:i4>
      </vt:variant>
      <vt:variant>
        <vt:lpwstr/>
      </vt:variant>
      <vt:variant>
        <vt:lpwstr>_Toc521520364</vt:lpwstr>
      </vt:variant>
      <vt:variant>
        <vt:i4>1441845</vt:i4>
      </vt:variant>
      <vt:variant>
        <vt:i4>44</vt:i4>
      </vt:variant>
      <vt:variant>
        <vt:i4>0</vt:i4>
      </vt:variant>
      <vt:variant>
        <vt:i4>5</vt:i4>
      </vt:variant>
      <vt:variant>
        <vt:lpwstr/>
      </vt:variant>
      <vt:variant>
        <vt:lpwstr>_Toc521520363</vt:lpwstr>
      </vt:variant>
      <vt:variant>
        <vt:i4>1441845</vt:i4>
      </vt:variant>
      <vt:variant>
        <vt:i4>38</vt:i4>
      </vt:variant>
      <vt:variant>
        <vt:i4>0</vt:i4>
      </vt:variant>
      <vt:variant>
        <vt:i4>5</vt:i4>
      </vt:variant>
      <vt:variant>
        <vt:lpwstr/>
      </vt:variant>
      <vt:variant>
        <vt:lpwstr>_Toc521520362</vt:lpwstr>
      </vt:variant>
      <vt:variant>
        <vt:i4>1441845</vt:i4>
      </vt:variant>
      <vt:variant>
        <vt:i4>32</vt:i4>
      </vt:variant>
      <vt:variant>
        <vt:i4>0</vt:i4>
      </vt:variant>
      <vt:variant>
        <vt:i4>5</vt:i4>
      </vt:variant>
      <vt:variant>
        <vt:lpwstr/>
      </vt:variant>
      <vt:variant>
        <vt:lpwstr>_Toc521520361</vt:lpwstr>
      </vt:variant>
      <vt:variant>
        <vt:i4>1441845</vt:i4>
      </vt:variant>
      <vt:variant>
        <vt:i4>26</vt:i4>
      </vt:variant>
      <vt:variant>
        <vt:i4>0</vt:i4>
      </vt:variant>
      <vt:variant>
        <vt:i4>5</vt:i4>
      </vt:variant>
      <vt:variant>
        <vt:lpwstr/>
      </vt:variant>
      <vt:variant>
        <vt:lpwstr>_Toc521520360</vt:lpwstr>
      </vt:variant>
      <vt:variant>
        <vt:i4>1376309</vt:i4>
      </vt:variant>
      <vt:variant>
        <vt:i4>20</vt:i4>
      </vt:variant>
      <vt:variant>
        <vt:i4>0</vt:i4>
      </vt:variant>
      <vt:variant>
        <vt:i4>5</vt:i4>
      </vt:variant>
      <vt:variant>
        <vt:lpwstr/>
      </vt:variant>
      <vt:variant>
        <vt:lpwstr>_Toc521520359</vt:lpwstr>
      </vt:variant>
      <vt:variant>
        <vt:i4>1376309</vt:i4>
      </vt:variant>
      <vt:variant>
        <vt:i4>14</vt:i4>
      </vt:variant>
      <vt:variant>
        <vt:i4>0</vt:i4>
      </vt:variant>
      <vt:variant>
        <vt:i4>5</vt:i4>
      </vt:variant>
      <vt:variant>
        <vt:lpwstr/>
      </vt:variant>
      <vt:variant>
        <vt:lpwstr>_Toc521520358</vt:lpwstr>
      </vt:variant>
      <vt:variant>
        <vt:i4>1376309</vt:i4>
      </vt:variant>
      <vt:variant>
        <vt:i4>8</vt:i4>
      </vt:variant>
      <vt:variant>
        <vt:i4>0</vt:i4>
      </vt:variant>
      <vt:variant>
        <vt:i4>5</vt:i4>
      </vt:variant>
      <vt:variant>
        <vt:lpwstr/>
      </vt:variant>
      <vt:variant>
        <vt:lpwstr>_Toc521520357</vt:lpwstr>
      </vt:variant>
      <vt:variant>
        <vt:i4>1376309</vt:i4>
      </vt:variant>
      <vt:variant>
        <vt:i4>2</vt:i4>
      </vt:variant>
      <vt:variant>
        <vt:i4>0</vt:i4>
      </vt:variant>
      <vt:variant>
        <vt:i4>5</vt:i4>
      </vt:variant>
      <vt:variant>
        <vt:lpwstr/>
      </vt:variant>
      <vt:variant>
        <vt:lpwstr>_Toc521520356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&lt;The Title of Your</dc:title>
  <dc:subject/>
  <dc:creator>tdowd</dc:creator>
  <cp:keywords/>
  <cp:lastModifiedBy>Theresa Devine</cp:lastModifiedBy>
  <cp:revision>7</cp:revision>
  <cp:lastPrinted>2007-06-13T22:21:00Z</cp:lastPrinted>
  <dcterms:created xsi:type="dcterms:W3CDTF">2018-09-27T21:08:00Z</dcterms:created>
  <dcterms:modified xsi:type="dcterms:W3CDTF">2018-10-03T14:38:00Z</dcterms:modified>
</cp:coreProperties>
</file>